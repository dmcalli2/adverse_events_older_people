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2465D0" w14:textId="20B655E9" w:rsidR="001C7A11" w:rsidRDefault="00233FDF" w:rsidP="001C7A11">
      <w:pPr>
        <w:pStyle w:val="Title"/>
      </w:pPr>
      <w:ins w:id="0" w:author="David" w:date="2020-12-04T00:25:00Z">
        <w:r>
          <w:t xml:space="preserve">Observed and expected </w:t>
        </w:r>
      </w:ins>
      <w:del w:id="1" w:author="David" w:date="2020-12-04T00:25:00Z">
        <w:r w:rsidR="00C03F73" w:rsidDel="00233FDF">
          <w:delText>S</w:delText>
        </w:r>
      </w:del>
      <w:ins w:id="2" w:author="David" w:date="2020-12-04T00:25:00Z">
        <w:r>
          <w:t>s</w:t>
        </w:r>
      </w:ins>
      <w:r w:rsidR="00C03F73">
        <w:t>erious adverse event</w:t>
      </w:r>
      <w:ins w:id="3" w:author="David" w:date="2020-12-04T00:26:00Z">
        <w:r w:rsidR="00C20991">
          <w:t xml:space="preserve"> rates</w:t>
        </w:r>
      </w:ins>
      <w:del w:id="4" w:author="David" w:date="2020-12-04T00:26:00Z">
        <w:r w:rsidR="00C03F73" w:rsidDel="00C20991">
          <w:delText>s</w:delText>
        </w:r>
      </w:del>
      <w:r w:rsidR="00C03F73">
        <w:t xml:space="preserve"> in</w:t>
      </w:r>
      <w:r w:rsidR="00BD1D6E">
        <w:t xml:space="preserve"> </w:t>
      </w:r>
      <w:ins w:id="5" w:author="David" w:date="2020-12-04T00:26:00Z">
        <w:r w:rsidR="00C6460E">
          <w:t xml:space="preserve">randomised clinical </w:t>
        </w:r>
      </w:ins>
      <w:del w:id="6" w:author="David" w:date="2020-12-04T00:26:00Z">
        <w:r w:rsidR="00BD1D6E" w:rsidDel="00C20991">
          <w:delText xml:space="preserve">hypertension </w:delText>
        </w:r>
      </w:del>
      <w:r w:rsidR="00BD1D6E">
        <w:t>trials</w:t>
      </w:r>
      <w:ins w:id="7" w:author="David" w:date="2020-12-04T00:26:00Z">
        <w:r w:rsidR="00C20991">
          <w:t xml:space="preserve"> of antihypertensives</w:t>
        </w:r>
      </w:ins>
      <w:ins w:id="8" w:author="David" w:date="2020-12-04T00:25:00Z">
        <w:r w:rsidR="00D15A6A">
          <w:t>; a comparison between</w:t>
        </w:r>
      </w:ins>
      <w:del w:id="9" w:author="David" w:date="2020-12-04T00:25:00Z">
        <w:r w:rsidR="00BD1D6E" w:rsidDel="00D15A6A">
          <w:delText xml:space="preserve"> for older people: </w:delText>
        </w:r>
        <w:r w:rsidR="00F32293" w:rsidDel="00D15A6A">
          <w:delText>a comparison with</w:delText>
        </w:r>
      </w:del>
      <w:r w:rsidR="00F32293">
        <w:t xml:space="preserve"> standard </w:t>
      </w:r>
      <w:del w:id="10" w:author="David" w:date="2020-12-04T00:26:00Z">
        <w:r w:rsidR="00F32293" w:rsidDel="00D15A6A">
          <w:delText xml:space="preserve">trials </w:delText>
        </w:r>
      </w:del>
      <w:ins w:id="11" w:author="David" w:date="2020-12-04T00:26:00Z">
        <w:r w:rsidR="00C20991">
          <w:t xml:space="preserve">trials </w:t>
        </w:r>
      </w:ins>
      <w:r w:rsidR="00F32293">
        <w:t xml:space="preserve">and </w:t>
      </w:r>
      <w:ins w:id="12" w:author="David" w:date="2020-12-04T00:26:00Z">
        <w:r w:rsidR="00C20991">
          <w:t xml:space="preserve">trials in </w:t>
        </w:r>
      </w:ins>
      <w:del w:id="13" w:author="David" w:date="2020-12-04T00:25:00Z">
        <w:r w:rsidR="00F32293" w:rsidDel="00D15A6A">
          <w:delText xml:space="preserve">a community </w:delText>
        </w:r>
        <w:commentRangeStart w:id="14"/>
        <w:r w:rsidR="00F32293" w:rsidDel="00D15A6A">
          <w:delText>cohort</w:delText>
        </w:r>
        <w:commentRangeEnd w:id="14"/>
        <w:r w:rsidR="00F32293" w:rsidDel="00D15A6A">
          <w:rPr>
            <w:rStyle w:val="CommentReference"/>
            <w:rFonts w:asciiTheme="minorHAnsi" w:eastAsiaTheme="minorHAnsi" w:hAnsiTheme="minorHAnsi" w:cstheme="minorBidi"/>
            <w:spacing w:val="0"/>
            <w:kern w:val="0"/>
          </w:rPr>
          <w:commentReference w:id="14"/>
        </w:r>
      </w:del>
      <w:ins w:id="15" w:author="David" w:date="2020-12-04T00:25:00Z">
        <w:r w:rsidR="00D15A6A">
          <w:t>older people</w:t>
        </w:r>
      </w:ins>
    </w:p>
    <w:p w14:paraId="274292EF" w14:textId="77777777" w:rsidR="001C7A11" w:rsidRDefault="001C7A11" w:rsidP="003B3F09">
      <w:pPr>
        <w:pStyle w:val="Heading2"/>
      </w:pPr>
    </w:p>
    <w:p w14:paraId="06350B27" w14:textId="49E9BE9E" w:rsidR="00464C56" w:rsidRPr="0010202C" w:rsidRDefault="00464C56" w:rsidP="003B3F09">
      <w:pPr>
        <w:pStyle w:val="Heading2"/>
        <w:rPr>
          <w:lang w:val="en-US"/>
        </w:rPr>
      </w:pPr>
      <w:commentRangeStart w:id="16"/>
      <w:commentRangeStart w:id="17"/>
      <w:r w:rsidRPr="008068B6">
        <w:t>Authors</w:t>
      </w:r>
      <w:r w:rsidRPr="0010202C">
        <w:rPr>
          <w:lang w:val="en-US"/>
        </w:rPr>
        <w:t>:</w:t>
      </w:r>
      <w:commentRangeEnd w:id="16"/>
      <w:r w:rsidR="003A5E37">
        <w:rPr>
          <w:rStyle w:val="CommentReference"/>
          <w:rFonts w:asciiTheme="minorHAnsi" w:eastAsiaTheme="minorHAnsi" w:hAnsiTheme="minorHAnsi" w:cstheme="minorBidi"/>
          <w:color w:val="auto"/>
        </w:rPr>
        <w:commentReference w:id="16"/>
      </w:r>
      <w:commentRangeEnd w:id="17"/>
      <w:r w:rsidR="004411FB">
        <w:rPr>
          <w:rStyle w:val="CommentReference"/>
          <w:rFonts w:asciiTheme="minorHAnsi" w:eastAsiaTheme="minorHAnsi" w:hAnsiTheme="minorHAnsi" w:cstheme="minorBidi"/>
          <w:color w:val="auto"/>
        </w:rPr>
        <w:commentReference w:id="17"/>
      </w:r>
    </w:p>
    <w:p w14:paraId="3BF9852D" w14:textId="65E22AA6" w:rsidR="00464C56" w:rsidRPr="00464C56" w:rsidRDefault="00464C56" w:rsidP="00D64B41">
      <w:pPr>
        <w:pStyle w:val="NoSpacing"/>
        <w:rPr>
          <w:vertAlign w:val="superscript"/>
          <w:lang w:val="en-US"/>
        </w:rPr>
      </w:pPr>
      <w:r>
        <w:rPr>
          <w:lang w:val="en-US"/>
        </w:rPr>
        <w:t>Dr Peter Hanlon</w:t>
      </w:r>
      <w:r>
        <w:rPr>
          <w:vertAlign w:val="superscript"/>
          <w:lang w:val="en-US"/>
        </w:rPr>
        <w:t>2</w:t>
      </w:r>
    </w:p>
    <w:p w14:paraId="60250768" w14:textId="22984572" w:rsidR="00464C56" w:rsidRDefault="00464C56" w:rsidP="00D64B41">
      <w:pPr>
        <w:pStyle w:val="NoSpacing"/>
        <w:rPr>
          <w:vertAlign w:val="superscript"/>
          <w:lang w:val="en-US"/>
        </w:rPr>
      </w:pPr>
      <w:r>
        <w:rPr>
          <w:lang w:val="en-US"/>
        </w:rPr>
        <w:t>Dr Neave Corcoran</w:t>
      </w:r>
      <w:r>
        <w:rPr>
          <w:vertAlign w:val="superscript"/>
          <w:lang w:val="en-US"/>
        </w:rPr>
        <w:t>2</w:t>
      </w:r>
    </w:p>
    <w:p w14:paraId="0799FA06" w14:textId="46ACF59D" w:rsidR="00464C56" w:rsidRDefault="00464C56" w:rsidP="00D64B41">
      <w:pPr>
        <w:pStyle w:val="NoSpacing"/>
      </w:pPr>
      <w:r w:rsidRPr="000F240A">
        <w:t xml:space="preserve">Dr </w:t>
      </w:r>
      <w:r>
        <w:t>Guy Rughani</w:t>
      </w:r>
      <w:r>
        <w:rPr>
          <w:vertAlign w:val="superscript"/>
          <w:lang w:val="en-US"/>
        </w:rPr>
        <w:t>2</w:t>
      </w:r>
    </w:p>
    <w:p w14:paraId="62CB7F81" w14:textId="745761A6" w:rsidR="00464C56" w:rsidRDefault="00464C56" w:rsidP="00D64B41">
      <w:pPr>
        <w:pStyle w:val="NoSpacing"/>
        <w:rPr>
          <w:vertAlign w:val="superscript"/>
        </w:rPr>
      </w:pPr>
      <w:del w:id="18" w:author="David" w:date="2020-12-04T00:24:00Z">
        <w:r w:rsidDel="002D16ED">
          <w:delText>?</w:delText>
        </w:r>
      </w:del>
      <w:r>
        <w:t>Professor Frances Mair</w:t>
      </w:r>
      <w:r>
        <w:rPr>
          <w:vertAlign w:val="superscript"/>
          <w:lang w:val="en-US"/>
        </w:rPr>
        <w:t>2</w:t>
      </w:r>
    </w:p>
    <w:p w14:paraId="39197878" w14:textId="5888763C" w:rsidR="00464C56" w:rsidRDefault="00464C56" w:rsidP="00D64B41">
      <w:pPr>
        <w:pStyle w:val="NoSpacing"/>
        <w:rPr>
          <w:vertAlign w:val="superscript"/>
        </w:rPr>
      </w:pPr>
      <w:r>
        <w:t>Professor Bruce Guthrie</w:t>
      </w:r>
      <w:r>
        <w:rPr>
          <w:vertAlign w:val="superscript"/>
        </w:rPr>
        <w:t>3</w:t>
      </w:r>
    </w:p>
    <w:p w14:paraId="062CAEBF" w14:textId="30368F9C" w:rsidR="0001662A" w:rsidRPr="0001662A" w:rsidRDefault="0001662A" w:rsidP="00D64B41">
      <w:pPr>
        <w:pStyle w:val="NoSpacing"/>
        <w:rPr>
          <w:vertAlign w:val="superscript"/>
          <w:lang w:val="en-US"/>
        </w:rPr>
      </w:pPr>
      <w:r>
        <w:rPr>
          <w:lang w:val="en-US"/>
        </w:rPr>
        <w:t>Dr Joanne Renton</w:t>
      </w:r>
      <w:r>
        <w:rPr>
          <w:vertAlign w:val="superscript"/>
          <w:lang w:val="en-US"/>
        </w:rPr>
        <w:t>1*</w:t>
      </w:r>
    </w:p>
    <w:p w14:paraId="212F6797" w14:textId="300BB04D" w:rsidR="00464C56" w:rsidRDefault="00464C56" w:rsidP="00D64B41">
      <w:pPr>
        <w:pStyle w:val="NoSpacing"/>
        <w:rPr>
          <w:vertAlign w:val="superscript"/>
          <w:lang w:val="en-US"/>
        </w:rPr>
      </w:pPr>
      <w:r w:rsidRPr="000F240A">
        <w:t>Dr David McAllister</w:t>
      </w:r>
      <w:r>
        <w:rPr>
          <w:vertAlign w:val="superscript"/>
          <w:lang w:val="en-US"/>
        </w:rPr>
        <w:t>1</w:t>
      </w:r>
      <w:r w:rsidR="0001662A">
        <w:rPr>
          <w:vertAlign w:val="superscript"/>
          <w:lang w:val="en-US"/>
        </w:rPr>
        <w:t>*</w:t>
      </w:r>
    </w:p>
    <w:p w14:paraId="4B7757B5" w14:textId="7EA15AA0" w:rsidR="0001662A" w:rsidRDefault="0001662A" w:rsidP="00D64B41">
      <w:pPr>
        <w:pStyle w:val="NoSpacing"/>
        <w:rPr>
          <w:vertAlign w:val="superscript"/>
          <w:lang w:val="en-US"/>
        </w:rPr>
      </w:pPr>
    </w:p>
    <w:p w14:paraId="0F1EA357" w14:textId="55B09867" w:rsidR="0001662A" w:rsidRPr="0001662A" w:rsidRDefault="0001662A" w:rsidP="00D64B41">
      <w:pPr>
        <w:pStyle w:val="NoSpacing"/>
      </w:pPr>
      <w:r>
        <w:rPr>
          <w:lang w:val="en-US"/>
        </w:rPr>
        <w:t>*Joint senior author</w:t>
      </w:r>
    </w:p>
    <w:p w14:paraId="1F39288F" w14:textId="77777777" w:rsidR="00464C56" w:rsidRDefault="00464C56" w:rsidP="00D64B41">
      <w:pPr>
        <w:pStyle w:val="NoSpacing"/>
        <w:rPr>
          <w:vertAlign w:val="superscript"/>
          <w:lang w:val="fr-FR"/>
        </w:rPr>
      </w:pPr>
    </w:p>
    <w:p w14:paraId="1572B08A" w14:textId="77777777" w:rsidR="00464C56" w:rsidRPr="00C40642" w:rsidRDefault="00464C56" w:rsidP="003B3F09">
      <w:pPr>
        <w:pStyle w:val="Heading2"/>
        <w:rPr>
          <w:lang w:val="fr-FR"/>
        </w:rPr>
      </w:pPr>
      <w:proofErr w:type="gramStart"/>
      <w:r w:rsidRPr="00C40642">
        <w:rPr>
          <w:lang w:val="fr-FR"/>
        </w:rPr>
        <w:t>Affiliations:</w:t>
      </w:r>
      <w:proofErr w:type="gramEnd"/>
    </w:p>
    <w:p w14:paraId="2DB09C36" w14:textId="1E6C63C5" w:rsidR="00464C56" w:rsidRPr="00464C56" w:rsidRDefault="00464C56" w:rsidP="009E2C37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Public Health, Institute of Health and Wellbeing, University of Glasgow, Glasgow, UK </w:t>
      </w:r>
    </w:p>
    <w:p w14:paraId="6BEB6623" w14:textId="1DD75374" w:rsidR="00464C56" w:rsidRDefault="00464C56" w:rsidP="009E2C37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General Practice and Primary Care, Institute of Health and W</w:t>
      </w:r>
      <w:bookmarkStart w:id="19" w:name="_GoBack"/>
      <w:bookmarkEnd w:id="19"/>
      <w:r>
        <w:rPr>
          <w:lang w:val="en-US"/>
        </w:rPr>
        <w:t xml:space="preserve">ellbeing, University of Glasgow, Glasgow, UK </w:t>
      </w:r>
    </w:p>
    <w:p w14:paraId="609732CA" w14:textId="4F946722" w:rsidR="00464C56" w:rsidRDefault="00464C56" w:rsidP="009E2C37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Usher Institute… University of Edinburgh</w:t>
      </w:r>
    </w:p>
    <w:p w14:paraId="64C98B34" w14:textId="77777777" w:rsidR="00464C56" w:rsidRPr="0010202C" w:rsidRDefault="00464C56" w:rsidP="009E2C37">
      <w:pPr>
        <w:pStyle w:val="Heading2"/>
        <w:rPr>
          <w:lang w:val="en-US"/>
        </w:rPr>
      </w:pPr>
      <w:r w:rsidRPr="008068B6">
        <w:t>Corresponding</w:t>
      </w:r>
      <w:r w:rsidRPr="0010202C">
        <w:rPr>
          <w:lang w:val="en-US"/>
        </w:rPr>
        <w:t xml:space="preserve"> author:</w:t>
      </w:r>
    </w:p>
    <w:p w14:paraId="22EE362A" w14:textId="47B12D08" w:rsidR="00464C56" w:rsidRPr="00C40642" w:rsidRDefault="00464C56" w:rsidP="00D64B41">
      <w:pPr>
        <w:pStyle w:val="NoSpacing"/>
      </w:pPr>
      <w:r>
        <w:t>Dr David McAllister</w:t>
      </w:r>
    </w:p>
    <w:p w14:paraId="5A5E6ACD" w14:textId="59E0EFF4" w:rsidR="00464C56" w:rsidRDefault="00464C56" w:rsidP="00D64B41">
      <w:pPr>
        <w:pStyle w:val="NoSpacing"/>
      </w:pPr>
      <w:r>
        <w:t>Public Health, Institute of Health and Wellbeing</w:t>
      </w:r>
    </w:p>
    <w:p w14:paraId="73341821" w14:textId="77777777" w:rsidR="00464C56" w:rsidRDefault="00464C56" w:rsidP="00D64B41">
      <w:pPr>
        <w:pStyle w:val="NoSpacing"/>
      </w:pPr>
      <w:r>
        <w:t>University of Glasgow</w:t>
      </w:r>
    </w:p>
    <w:p w14:paraId="308EAC24" w14:textId="74688237" w:rsidR="00464C56" w:rsidRDefault="00464C56" w:rsidP="00D64B41">
      <w:pPr>
        <w:pStyle w:val="NoSpacing"/>
      </w:pPr>
      <w:r>
        <w:t xml:space="preserve">1 </w:t>
      </w:r>
      <w:proofErr w:type="spellStart"/>
      <w:r>
        <w:t>Lillibank</w:t>
      </w:r>
      <w:proofErr w:type="spellEnd"/>
      <w:r>
        <w:t xml:space="preserve"> Gardens</w:t>
      </w:r>
    </w:p>
    <w:p w14:paraId="6C6EA82F" w14:textId="77777777" w:rsidR="00464C56" w:rsidRDefault="00464C56" w:rsidP="00D64B41">
      <w:pPr>
        <w:pStyle w:val="NoSpacing"/>
      </w:pPr>
      <w:r>
        <w:t>Glasgow, G12 9LX</w:t>
      </w:r>
    </w:p>
    <w:p w14:paraId="6C36FB5F" w14:textId="309F1FEE" w:rsidR="00464C56" w:rsidRDefault="00464C56" w:rsidP="00D64B41">
      <w:pPr>
        <w:pStyle w:val="NoSpacing"/>
      </w:pPr>
      <w:r>
        <w:t>David.McAllister@glasgow.ac.uk</w:t>
      </w:r>
    </w:p>
    <w:p w14:paraId="7705E7EF" w14:textId="6A346696" w:rsidR="00464C56" w:rsidRDefault="00464C56" w:rsidP="00D64B41">
      <w:pPr>
        <w:pStyle w:val="NoSpacing"/>
      </w:pPr>
    </w:p>
    <w:p w14:paraId="77507AFB" w14:textId="78EBF7FC" w:rsidR="000F1EB5" w:rsidRDefault="000F1EB5" w:rsidP="00D64B41">
      <w:pPr>
        <w:pStyle w:val="NoSpacing"/>
      </w:pPr>
    </w:p>
    <w:p w14:paraId="0F956786" w14:textId="77777777" w:rsidR="000F1EB5" w:rsidRDefault="000F1EB5" w:rsidP="00D64B41">
      <w:pPr>
        <w:pStyle w:val="NoSpacing"/>
      </w:pPr>
    </w:p>
    <w:p w14:paraId="1F47C3EA" w14:textId="7D5F8236" w:rsidR="00464C56" w:rsidRDefault="00464C56" w:rsidP="00D64B41">
      <w:pPr>
        <w:pStyle w:val="NoSpacing"/>
      </w:pPr>
      <w:r>
        <w:t>World count:</w:t>
      </w:r>
      <w:r w:rsidR="000F1EB5">
        <w:t xml:space="preserve"> </w:t>
      </w:r>
      <w:r w:rsidR="00C64834">
        <w:t>3083</w:t>
      </w:r>
      <w:r w:rsidR="000F1EB5">
        <w:t xml:space="preserve"> for the main text (limit 3500)</w:t>
      </w:r>
    </w:p>
    <w:p w14:paraId="041802F8" w14:textId="77777777" w:rsidR="00464C56" w:rsidRDefault="00464C56" w:rsidP="00D64B41">
      <w:pPr>
        <w:pStyle w:val="NoSpacing"/>
      </w:pPr>
      <w:r>
        <w:br w:type="page"/>
      </w:r>
    </w:p>
    <w:p w14:paraId="458701BA" w14:textId="12BAFAC8" w:rsidR="00464C56" w:rsidRDefault="00464C56" w:rsidP="00DA4623">
      <w:pPr>
        <w:pStyle w:val="Heading1"/>
      </w:pPr>
      <w:r>
        <w:lastRenderedPageBreak/>
        <w:t>Abstract</w:t>
      </w:r>
      <w:r w:rsidR="00BC2FDC">
        <w:t xml:space="preserve"> (</w:t>
      </w:r>
      <w:proofErr w:type="gramStart"/>
      <w:r w:rsidR="00BC2FDC">
        <w:t>250 word</w:t>
      </w:r>
      <w:proofErr w:type="gramEnd"/>
      <w:r w:rsidR="00BC2FDC">
        <w:t xml:space="preserve"> limit</w:t>
      </w:r>
      <w:r w:rsidR="00A15149">
        <w:t xml:space="preserve"> – currently 255</w:t>
      </w:r>
      <w:r w:rsidR="00BC2FDC">
        <w:t>)</w:t>
      </w:r>
    </w:p>
    <w:p w14:paraId="25BA0172" w14:textId="0458A1AA" w:rsidR="007D3E88" w:rsidRDefault="007D3E88" w:rsidP="007D3E88">
      <w:pPr>
        <w:pStyle w:val="Heading2"/>
      </w:pPr>
      <w:r>
        <w:t>Introduction</w:t>
      </w:r>
    </w:p>
    <w:p w14:paraId="32224B3D" w14:textId="72AEE801" w:rsidR="0062256C" w:rsidRDefault="002C3F4F" w:rsidP="00DA4623">
      <w:pPr>
        <w:spacing w:line="480" w:lineRule="auto"/>
      </w:pPr>
      <w:del w:id="20" w:author="David" w:date="2020-12-03T22:09:00Z">
        <w:r w:rsidDel="00063631">
          <w:delText xml:space="preserve">Optimal treatment for hypertension in older age is uncertain. </w:delText>
        </w:r>
      </w:del>
      <w:ins w:id="21" w:author="David" w:date="2020-12-03T22:17:00Z">
        <w:r w:rsidR="004C5838">
          <w:t xml:space="preserve">The representativeness of </w:t>
        </w:r>
      </w:ins>
      <w:ins w:id="22" w:author="David" w:date="2020-12-03T22:24:00Z">
        <w:r w:rsidR="00095DBF">
          <w:t>clinical trials of antihypertensive</w:t>
        </w:r>
      </w:ins>
      <w:ins w:id="23" w:author="David" w:date="2020-12-03T22:17:00Z">
        <w:r w:rsidR="005631A4">
          <w:t xml:space="preserve"> </w:t>
        </w:r>
      </w:ins>
      <w:ins w:id="24" w:author="David" w:date="2020-12-03T22:24:00Z">
        <w:r w:rsidR="00095DBF">
          <w:t xml:space="preserve">drugs are uncertain, even where such trials </w:t>
        </w:r>
      </w:ins>
      <w:ins w:id="25" w:author="David" w:date="2020-12-03T22:18:00Z">
        <w:r w:rsidR="005631A4">
          <w:t xml:space="preserve">specifically </w:t>
        </w:r>
      </w:ins>
      <w:ins w:id="26" w:author="David" w:date="2020-12-03T22:24:00Z">
        <w:r w:rsidR="005F5862">
          <w:t>recruit</w:t>
        </w:r>
      </w:ins>
      <w:ins w:id="27" w:author="David" w:date="2020-12-03T22:32:00Z">
        <w:r w:rsidR="00EB26FA">
          <w:t xml:space="preserve"> </w:t>
        </w:r>
      </w:ins>
      <w:ins w:id="28" w:author="David" w:date="2020-12-03T22:17:00Z">
        <w:r w:rsidR="004C5838">
          <w:t xml:space="preserve">older </w:t>
        </w:r>
      </w:ins>
      <w:ins w:id="29" w:author="David" w:date="2020-12-03T22:24:00Z">
        <w:r w:rsidR="005F5862">
          <w:t>participants</w:t>
        </w:r>
      </w:ins>
      <w:ins w:id="30" w:author="David" w:date="2020-12-03T22:18:00Z">
        <w:r w:rsidR="005631A4">
          <w:t xml:space="preserve">. If </w:t>
        </w:r>
      </w:ins>
      <w:ins w:id="31" w:author="David" w:date="2020-12-03T22:26:00Z">
        <w:r w:rsidR="00B44ADF">
          <w:t xml:space="preserve">such </w:t>
        </w:r>
      </w:ins>
      <w:ins w:id="32" w:author="David" w:date="2020-12-03T22:24:00Z">
        <w:r w:rsidR="005F5862">
          <w:t>“older people”</w:t>
        </w:r>
      </w:ins>
      <w:ins w:id="33" w:author="David" w:date="2020-12-03T22:18:00Z">
        <w:r w:rsidR="005631A4">
          <w:t xml:space="preserve"> trials </w:t>
        </w:r>
        <w:r w:rsidR="00843B39">
          <w:t>are</w:t>
        </w:r>
      </w:ins>
      <w:ins w:id="34" w:author="David" w:date="2020-12-03T22:25:00Z">
        <w:r w:rsidR="00497D1B">
          <w:t xml:space="preserve"> representative, </w:t>
        </w:r>
        <w:r w:rsidR="00B44ADF">
          <w:t>we would</w:t>
        </w:r>
      </w:ins>
      <w:ins w:id="35" w:author="David" w:date="2020-12-03T22:18:00Z">
        <w:r w:rsidR="00843B39">
          <w:t xml:space="preserve"> </w:t>
        </w:r>
      </w:ins>
      <w:del w:id="36" w:author="David" w:date="2020-12-03T22:09:00Z">
        <w:r w:rsidDel="00063631">
          <w:delText>T</w:delText>
        </w:r>
      </w:del>
      <w:del w:id="37" w:author="David" w:date="2020-12-03T22:11:00Z">
        <w:r w:rsidDel="00604312">
          <w:delText>rials</w:delText>
        </w:r>
      </w:del>
      <w:del w:id="38" w:author="David" w:date="2020-12-03T22:13:00Z">
        <w:r w:rsidDel="00296F9A">
          <w:delText xml:space="preserve"> </w:delText>
        </w:r>
      </w:del>
      <w:del w:id="39" w:author="David" w:date="2020-12-03T22:06:00Z">
        <w:r w:rsidDel="008C241A">
          <w:delText xml:space="preserve">focussing on </w:delText>
        </w:r>
      </w:del>
      <w:del w:id="40" w:author="David" w:date="2020-12-03T22:13:00Z">
        <w:r w:rsidDel="00296F9A">
          <w:delText>older people</w:delText>
        </w:r>
      </w:del>
      <w:del w:id="41" w:author="David" w:date="2020-12-03T22:14:00Z">
        <w:r w:rsidDel="008B734B">
          <w:delText xml:space="preserve"> </w:delText>
        </w:r>
      </w:del>
      <w:ins w:id="42" w:author="David" w:date="2020-12-03T22:10:00Z">
        <w:r w:rsidR="00063631">
          <w:t xml:space="preserve">expect </w:t>
        </w:r>
      </w:ins>
      <w:del w:id="43" w:author="David" w:date="2020-12-03T22:08:00Z">
        <w:r w:rsidDel="004B75D9">
          <w:delText xml:space="preserve">may not be representative, however previous comparisons have not compared health outcomes between trial- and target populations. </w:delText>
        </w:r>
      </w:del>
      <w:del w:id="44" w:author="David" w:date="2020-12-03T22:19:00Z">
        <w:r w:rsidDel="00843B39">
          <w:delText xml:space="preserve">We compared the </w:delText>
        </w:r>
      </w:del>
      <w:r>
        <w:t>rate</w:t>
      </w:r>
      <w:ins w:id="45" w:author="David" w:date="2020-12-03T22:19:00Z">
        <w:r w:rsidR="00843B39">
          <w:t>s</w:t>
        </w:r>
      </w:ins>
      <w:r>
        <w:t xml:space="preserve"> </w:t>
      </w:r>
      <w:ins w:id="46" w:author="David" w:date="2020-12-03T22:19:00Z">
        <w:r w:rsidR="00CF0F0A">
          <w:t>of hospitalisation and death in such trials to be</w:t>
        </w:r>
      </w:ins>
      <w:ins w:id="47" w:author="David" w:date="2020-12-03T22:26:00Z">
        <w:r w:rsidR="00BB4532">
          <w:t xml:space="preserve"> similar to rates in the community, and</w:t>
        </w:r>
      </w:ins>
      <w:ins w:id="48" w:author="David" w:date="2020-12-03T22:19:00Z">
        <w:r w:rsidR="00CF0F0A">
          <w:t xml:space="preserve"> </w:t>
        </w:r>
      </w:ins>
      <w:ins w:id="49" w:author="David" w:date="2020-12-03T22:21:00Z">
        <w:r w:rsidR="00CC0D63">
          <w:t xml:space="preserve">higher than rates in </w:t>
        </w:r>
      </w:ins>
      <w:ins w:id="50" w:author="David" w:date="2020-12-03T22:25:00Z">
        <w:r w:rsidR="005F5862">
          <w:t xml:space="preserve">“standard” </w:t>
        </w:r>
      </w:ins>
      <w:ins w:id="51" w:author="David" w:date="2020-12-03T22:23:00Z">
        <w:r w:rsidR="00A43699">
          <w:t>trials not targeted at older people</w:t>
        </w:r>
      </w:ins>
      <w:del w:id="52" w:author="David" w:date="2020-12-03T22:19:00Z">
        <w:r w:rsidDel="00CF0F0A">
          <w:delText xml:space="preserve">or </w:delText>
        </w:r>
      </w:del>
      <w:del w:id="53" w:author="David" w:date="2020-12-03T22:21:00Z">
        <w:r w:rsidDel="00CC0D63">
          <w:delText>S</w:delText>
        </w:r>
      </w:del>
      <w:del w:id="54" w:author="David" w:date="2020-12-03T22:23:00Z">
        <w:r w:rsidDel="00C40F73">
          <w:delText>erious Adverse Events (SAEs; resulting in death, hospitalisation, or lasting impairment or disability) in hypertension trials with the rate of hospitalisations and deaths among people treated in the community</w:delText>
        </w:r>
      </w:del>
      <w:r>
        <w:t>.</w:t>
      </w:r>
      <w:del w:id="55" w:author="David" w:date="2020-12-03T22:25:00Z">
        <w:r w:rsidDel="005F5862">
          <w:delText xml:space="preserve"> </w:delText>
        </w:r>
      </w:del>
    </w:p>
    <w:p w14:paraId="2A5DC22C" w14:textId="5BCBA2B0" w:rsidR="007D3E88" w:rsidRDefault="007D3E88" w:rsidP="007D3E88">
      <w:pPr>
        <w:pStyle w:val="Heading2"/>
      </w:pPr>
      <w:r>
        <w:t>Methods</w:t>
      </w:r>
    </w:p>
    <w:p w14:paraId="61D3FF7E" w14:textId="2E2ED4CB" w:rsidR="0062256C" w:rsidRDefault="0062256C" w:rsidP="00DA4623">
      <w:pPr>
        <w:spacing w:line="480" w:lineRule="auto"/>
      </w:pPr>
      <w:r>
        <w:t xml:space="preserve">We identified registered RCTs for </w:t>
      </w:r>
      <w:r w:rsidR="00EF2B6A">
        <w:t>Renin-Angiotensin-Aldosterone system</w:t>
      </w:r>
      <w:r>
        <w:t xml:space="preserve"> drugs</w:t>
      </w:r>
      <w:r w:rsidR="00EF2B6A">
        <w:t xml:space="preserve"> for hypertension</w:t>
      </w:r>
      <w:r>
        <w:t xml:space="preserve">, </w:t>
      </w:r>
      <w:del w:id="56" w:author="David" w:date="2020-12-03T22:33:00Z">
        <w:r w:rsidDel="00992388">
          <w:delText>divided into</w:delText>
        </w:r>
      </w:del>
      <w:ins w:id="57" w:author="David" w:date="2020-12-03T22:33:00Z">
        <w:r w:rsidR="00992388">
          <w:t>both</w:t>
        </w:r>
      </w:ins>
      <w:r>
        <w:t xml:space="preserve"> </w:t>
      </w:r>
      <w:r w:rsidR="002C3F4F">
        <w:t>‘older-people trials’</w:t>
      </w:r>
      <w:r>
        <w:t xml:space="preserve"> </w:t>
      </w:r>
      <w:r w:rsidR="002C3F4F">
        <w:t>(</w:t>
      </w:r>
      <w:r>
        <w:t>recruiting people over 60</w:t>
      </w:r>
      <w:r w:rsidR="002C3F4F">
        <w:t>, (n=</w:t>
      </w:r>
      <w:r w:rsidR="00714D44">
        <w:t>1</w:t>
      </w:r>
      <w:ins w:id="58" w:author="David" w:date="2020-12-03T22:27:00Z">
        <w:r w:rsidR="003F6333">
          <w:t>1</w:t>
        </w:r>
      </w:ins>
      <w:del w:id="59" w:author="David" w:date="2020-12-03T22:27:00Z">
        <w:r w:rsidR="00714D44" w:rsidDel="003F6333">
          <w:delText>0</w:delText>
        </w:r>
      </w:del>
      <w:r w:rsidR="002C3F4F">
        <w:t>)</w:t>
      </w:r>
      <w:r w:rsidR="00EF2B6A">
        <w:t>)</w:t>
      </w:r>
      <w:r w:rsidR="002C3F4F">
        <w:t xml:space="preserve"> and</w:t>
      </w:r>
      <w:r>
        <w:t xml:space="preserve"> ‘standard trials’ </w:t>
      </w:r>
      <w:r w:rsidR="002C3F4F">
        <w:t>(</w:t>
      </w:r>
      <w:r>
        <w:t>n=</w:t>
      </w:r>
      <w:del w:id="60" w:author="David" w:date="2020-12-03T22:27:00Z">
        <w:r w:rsidDel="003F6333">
          <w:delText>XX</w:delText>
        </w:r>
      </w:del>
      <w:ins w:id="61" w:author="David" w:date="2020-12-03T22:27:00Z">
        <w:r w:rsidR="003F6333">
          <w:t>99</w:t>
        </w:r>
      </w:ins>
      <w:r>
        <w:t xml:space="preserve">). </w:t>
      </w:r>
      <w:ins w:id="62" w:author="David" w:date="2020-12-03T22:27:00Z">
        <w:r w:rsidR="003F6333">
          <w:t xml:space="preserve">In adults, SAEs </w:t>
        </w:r>
      </w:ins>
      <w:ins w:id="63" w:author="David" w:date="2020-12-03T22:31:00Z">
        <w:r w:rsidR="00292EE1">
          <w:t xml:space="preserve">(whether caused by the study drug or not) are routinely included in trial reports and </w:t>
        </w:r>
      </w:ins>
      <w:ins w:id="64" w:author="David" w:date="2020-12-03T22:27:00Z">
        <w:r w:rsidR="003F6333">
          <w:t xml:space="preserve">are predominantly accounted for by hospitalisations and death. Therefore, </w:t>
        </w:r>
      </w:ins>
      <w:del w:id="65" w:author="David" w:date="2020-12-03T22:27:00Z">
        <w:r w:rsidR="00EF2B6A" w:rsidDel="003F6333">
          <w:delText>W</w:delText>
        </w:r>
      </w:del>
      <w:ins w:id="66" w:author="David" w:date="2020-12-03T22:27:00Z">
        <w:r w:rsidR="003F6333">
          <w:t>w</w:t>
        </w:r>
      </w:ins>
      <w:r w:rsidR="00EF2B6A">
        <w:t>e</w:t>
      </w:r>
      <w:r>
        <w:t xml:space="preserve"> compared the</w:t>
      </w:r>
      <w:r w:rsidR="00EF2B6A">
        <w:t xml:space="preserve"> SAE</w:t>
      </w:r>
      <w:r>
        <w:t xml:space="preserve"> rate in older-people trials and standard trials, adjusting for </w:t>
      </w:r>
      <w:r w:rsidR="00EF2B6A">
        <w:t>trial characteristics (phase/drug/comparison/outcome).</w:t>
      </w:r>
      <w:r>
        <w:t xml:space="preserve"> </w:t>
      </w:r>
      <w:r w:rsidR="00EF2B6A">
        <w:t>We also identified a community cohort of adults with hypertension starting similar drugs (n=</w:t>
      </w:r>
      <w:r w:rsidR="008703D5">
        <w:t>36,021</w:t>
      </w:r>
      <w:r w:rsidR="00EF2B6A">
        <w:t xml:space="preserve">, mean age </w:t>
      </w:r>
      <w:r w:rsidR="008703D5">
        <w:t>64</w:t>
      </w:r>
      <w:r w:rsidR="00EF2B6A">
        <w:t xml:space="preserve">) </w:t>
      </w:r>
      <w:del w:id="67" w:author="David" w:date="2020-12-03T22:28:00Z">
        <w:r w:rsidR="00EF2B6A" w:rsidDel="00705105">
          <w:delText>and assessed the</w:delText>
        </w:r>
      </w:del>
      <w:ins w:id="68" w:author="David" w:date="2020-12-03T22:28:00Z">
        <w:r w:rsidR="00705105">
          <w:t>to obtain an expected</w:t>
        </w:r>
      </w:ins>
      <w:r w:rsidR="00EF2B6A">
        <w:t xml:space="preserve"> rate of hospitalisations/deaths</w:t>
      </w:r>
      <w:ins w:id="69" w:author="David" w:date="2020-12-03T22:29:00Z">
        <w:r w:rsidR="000C3403">
          <w:t xml:space="preserve">, and compared this to </w:t>
        </w:r>
      </w:ins>
      <w:del w:id="70" w:author="David" w:date="2020-12-03T22:29:00Z">
        <w:r w:rsidR="00EF2B6A" w:rsidDel="000C3403">
          <w:delText>. We c</w:delText>
        </w:r>
        <w:r w:rsidDel="000C3403">
          <w:delText xml:space="preserve">ompared the </w:delText>
        </w:r>
      </w:del>
      <w:ins w:id="71" w:author="David" w:date="2020-12-03T22:28:00Z">
        <w:r w:rsidR="000C3403">
          <w:t>observed</w:t>
        </w:r>
      </w:ins>
      <w:del w:id="72" w:author="David" w:date="2020-12-03T22:28:00Z">
        <w:r w:rsidDel="000C3403">
          <w:delText>rate of</w:delText>
        </w:r>
      </w:del>
      <w:r>
        <w:t xml:space="preserve"> SAE</w:t>
      </w:r>
      <w:ins w:id="73" w:author="David" w:date="2020-12-03T22:29:00Z">
        <w:r w:rsidR="000C3403">
          <w:t xml:space="preserve"> rates</w:t>
        </w:r>
      </w:ins>
      <w:del w:id="74" w:author="David" w:date="2020-12-03T22:29:00Z">
        <w:r w:rsidDel="000C3403">
          <w:delText>s</w:delText>
        </w:r>
      </w:del>
      <w:r>
        <w:t xml:space="preserve"> in </w:t>
      </w:r>
      <w:del w:id="75" w:author="David" w:date="2020-12-03T22:29:00Z">
        <w:r w:rsidDel="006B0788">
          <w:delText>the trials</w:delText>
        </w:r>
      </w:del>
      <w:ins w:id="76" w:author="David" w:date="2020-12-03T22:29:00Z">
        <w:r w:rsidR="006B0788">
          <w:t>each trial</w:t>
        </w:r>
      </w:ins>
      <w:del w:id="77" w:author="David" w:date="2020-12-03T22:29:00Z">
        <w:r w:rsidDel="000C3403">
          <w:delText xml:space="preserve"> to the expected rate of hospitalisation and deaths in the community</w:delText>
        </w:r>
      </w:del>
      <w:r>
        <w:t xml:space="preserve">. </w:t>
      </w:r>
    </w:p>
    <w:p w14:paraId="50E67611" w14:textId="1E0D40D5" w:rsidR="007D3E88" w:rsidRDefault="007D3E88" w:rsidP="007D3E88">
      <w:pPr>
        <w:pStyle w:val="Heading2"/>
      </w:pPr>
      <w:r>
        <w:t>Results</w:t>
      </w:r>
    </w:p>
    <w:p w14:paraId="2A5BDF09" w14:textId="14C4804E" w:rsidR="002C3F4F" w:rsidRDefault="00EF2B6A" w:rsidP="00DA4623">
      <w:pPr>
        <w:spacing w:line="480" w:lineRule="auto"/>
      </w:pPr>
      <w:r>
        <w:t>O</w:t>
      </w:r>
      <w:r w:rsidR="0062256C">
        <w:t xml:space="preserve">lder people trials had a higher rate of </w:t>
      </w:r>
      <w:r>
        <w:t>SAEs</w:t>
      </w:r>
      <w:r w:rsidR="0062256C">
        <w:t xml:space="preserve"> than standard trials (</w:t>
      </w:r>
      <w:r w:rsidR="00A15149">
        <w:t>1.74</w:t>
      </w:r>
      <w:r w:rsidR="0062256C">
        <w:t xml:space="preserve">, 95% CI </w:t>
      </w:r>
      <w:r w:rsidR="00A15149">
        <w:t>1.03</w:t>
      </w:r>
      <w:r w:rsidR="0062256C">
        <w:t>-</w:t>
      </w:r>
      <w:r w:rsidR="00A15149">
        <w:t>2.92</w:t>
      </w:r>
      <w:r w:rsidR="0062256C">
        <w:t xml:space="preserve">). </w:t>
      </w:r>
      <w:r w:rsidR="00440E54">
        <w:t xml:space="preserve">However, the rate of SAEs </w:t>
      </w:r>
      <w:r>
        <w:t xml:space="preserve">in </w:t>
      </w:r>
      <w:r w:rsidR="00440E54">
        <w:t>trials was substantially lower than the rate of hospitalisations and deaths in the community (</w:t>
      </w:r>
      <w:r w:rsidR="00A15149">
        <w:t xml:space="preserve">median </w:t>
      </w:r>
      <w:r w:rsidR="00440E54">
        <w:t xml:space="preserve">ratio </w:t>
      </w:r>
      <w:r w:rsidR="00A15149">
        <w:t>4.2</w:t>
      </w:r>
      <w:r w:rsidR="00440E54">
        <w:t>). This was the case for both standard trials</w:t>
      </w:r>
      <w:r>
        <w:t xml:space="preserve"> </w:t>
      </w:r>
      <w:r w:rsidR="00440E54">
        <w:t xml:space="preserve">and older people trials. </w:t>
      </w:r>
    </w:p>
    <w:p w14:paraId="29D8ABD7" w14:textId="37B5E1DE" w:rsidR="007D3E88" w:rsidRDefault="007D3E88" w:rsidP="007D3E88">
      <w:pPr>
        <w:pStyle w:val="Heading2"/>
      </w:pPr>
      <w:r>
        <w:t>Discussion</w:t>
      </w:r>
    </w:p>
    <w:p w14:paraId="5ED1EDB5" w14:textId="37AE551D" w:rsidR="007D3E88" w:rsidRDefault="002C3F4F" w:rsidP="00DA4623">
      <w:pPr>
        <w:spacing w:line="480" w:lineRule="auto"/>
      </w:pPr>
      <w:r>
        <w:t xml:space="preserve">Trials report substantially fewer SAEs than would be expected from the rate of hospitalisations and deaths among people in the community. </w:t>
      </w:r>
      <w:r w:rsidR="00440E54">
        <w:t xml:space="preserve">SAE rates </w:t>
      </w:r>
      <w:del w:id="78" w:author="David" w:date="2020-12-03T22:30:00Z">
        <w:r w:rsidR="00EF2B6A" w:rsidDel="00A40915">
          <w:delText>are</w:delText>
        </w:r>
        <w:r w:rsidR="00440E54" w:rsidDel="00A40915">
          <w:delText xml:space="preserve"> a</w:delText>
        </w:r>
      </w:del>
      <w:ins w:id="79" w:author="David" w:date="2020-12-03T22:30:00Z">
        <w:r w:rsidR="00A40915">
          <w:t>may be a useful</w:t>
        </w:r>
      </w:ins>
      <w:del w:id="80" w:author="David" w:date="2020-12-03T22:30:00Z">
        <w:r w:rsidR="00440E54" w:rsidDel="00A40915">
          <w:delText xml:space="preserve"> novel</w:delText>
        </w:r>
      </w:del>
      <w:r w:rsidR="00440E54">
        <w:t xml:space="preserve"> metric to </w:t>
      </w:r>
      <w:r w:rsidR="00EF2B6A">
        <w:t>assess</w:t>
      </w:r>
      <w:r w:rsidR="00440E54">
        <w:t xml:space="preserve"> </w:t>
      </w:r>
      <w:r w:rsidR="00EF2B6A">
        <w:t>trial representativeness</w:t>
      </w:r>
      <w:r w:rsidR="00440E54">
        <w:t xml:space="preserve">. Clinicians should be cautions when applying recommendations from trials to older people, even </w:t>
      </w:r>
      <w:del w:id="81" w:author="David" w:date="2020-12-03T22:35:00Z">
        <w:r w:rsidR="00EF2B6A" w:rsidDel="0018130D">
          <w:delText xml:space="preserve">those </w:delText>
        </w:r>
      </w:del>
      <w:ins w:id="82" w:author="David" w:date="2020-12-03T22:35:00Z">
        <w:r w:rsidR="0018130D">
          <w:t>when</w:t>
        </w:r>
      </w:ins>
      <w:ins w:id="83" w:author="David" w:date="2020-12-03T22:36:00Z">
        <w:r w:rsidR="00D51C8C">
          <w:t xml:space="preserve"> those</w:t>
        </w:r>
      </w:ins>
      <w:ins w:id="84" w:author="David" w:date="2020-12-03T22:35:00Z">
        <w:r w:rsidR="0018130D">
          <w:t xml:space="preserve"> trials have been desig</w:t>
        </w:r>
      </w:ins>
      <w:ins w:id="85" w:author="David" w:date="2020-12-03T22:36:00Z">
        <w:r w:rsidR="0018130D">
          <w:t>ned to study</w:t>
        </w:r>
      </w:ins>
      <w:del w:id="86" w:author="David" w:date="2020-12-03T22:36:00Z">
        <w:r w:rsidR="00EF2B6A" w:rsidDel="0018130D">
          <w:delText>focussing on</w:delText>
        </w:r>
      </w:del>
      <w:r w:rsidR="00EF2B6A">
        <w:t xml:space="preserve"> older participants.</w:t>
      </w:r>
    </w:p>
    <w:p w14:paraId="5A66DAC8" w14:textId="77777777" w:rsidR="007D3E88" w:rsidRDefault="007D3E88" w:rsidP="007D3E88">
      <w:pPr>
        <w:pStyle w:val="Heading2"/>
      </w:pPr>
      <w:r>
        <w:t>Funding</w:t>
      </w:r>
    </w:p>
    <w:p w14:paraId="0CDFE0C0" w14:textId="48FA0DDE" w:rsidR="00464C56" w:rsidRDefault="007D3E88" w:rsidP="007D3E88">
      <w:pPr>
        <w:rPr>
          <w:sz w:val="32"/>
          <w:szCs w:val="32"/>
        </w:rPr>
      </w:pPr>
      <w:r>
        <w:t>Wellcome Trust, MRC.</w:t>
      </w:r>
      <w:r w:rsidR="00464C56">
        <w:br w:type="page"/>
      </w:r>
    </w:p>
    <w:p w14:paraId="48DFCA03" w14:textId="559B2284" w:rsidR="005C4976" w:rsidRDefault="00464C56" w:rsidP="009000E1">
      <w:pPr>
        <w:pStyle w:val="Heading1"/>
      </w:pPr>
      <w:r>
        <w:lastRenderedPageBreak/>
        <w:t>Research in Context</w:t>
      </w:r>
    </w:p>
    <w:p w14:paraId="1E97EB6D" w14:textId="77777777" w:rsidR="009000E1" w:rsidRDefault="009000E1" w:rsidP="009000E1">
      <w:pPr>
        <w:pStyle w:val="Heading2"/>
        <w:spacing w:line="480" w:lineRule="auto"/>
      </w:pPr>
      <w:r>
        <w:t>Evidence before this study</w:t>
      </w:r>
    </w:p>
    <w:p w14:paraId="4C7CD742" w14:textId="63AE0CBC" w:rsidR="009E2C37" w:rsidRDefault="009000E1" w:rsidP="00C17C79">
      <w:pPr>
        <w:spacing w:line="480" w:lineRule="auto"/>
      </w:pPr>
      <w:r>
        <w:t>We searched Medline</w:t>
      </w:r>
      <w:r w:rsidR="00926E7A">
        <w:t xml:space="preserve"> on 5</w:t>
      </w:r>
      <w:r w:rsidR="00926E7A" w:rsidRPr="00926E7A">
        <w:rPr>
          <w:vertAlign w:val="superscript"/>
        </w:rPr>
        <w:t>th</w:t>
      </w:r>
      <w:r w:rsidR="00926E7A">
        <w:t xml:space="preserve"> November 2020 using terms for “hypertension”</w:t>
      </w:r>
      <w:r w:rsidR="0048786B">
        <w:t xml:space="preserve"> and</w:t>
      </w:r>
      <w:r w:rsidR="00926E7A">
        <w:t xml:space="preserve"> “trials”, and </w:t>
      </w:r>
      <w:r w:rsidR="0048786B">
        <w:t>(</w:t>
      </w:r>
      <w:r w:rsidR="00926E7A">
        <w:t>“</w:t>
      </w:r>
      <w:proofErr w:type="spellStart"/>
      <w:r w:rsidR="00926E7A">
        <w:t>repesentativeness</w:t>
      </w:r>
      <w:proofErr w:type="spellEnd"/>
      <w:r w:rsidR="00926E7A">
        <w:t>” or “serious adverse events”</w:t>
      </w:r>
      <w:r w:rsidR="0048786B">
        <w:t>)</w:t>
      </w:r>
      <w:r w:rsidR="00926E7A">
        <w:t xml:space="preserve">. </w:t>
      </w:r>
      <w:r w:rsidR="008A15A0">
        <w:t xml:space="preserve">4 studies, </w:t>
      </w:r>
      <w:r w:rsidR="008E3439">
        <w:t>including 24 different trials, assessed the representativeness o</w:t>
      </w:r>
      <w:r w:rsidR="0040777E">
        <w:t>f hypertension trials by applying trial exclusion criteria to</w:t>
      </w:r>
      <w:r w:rsidR="00E84864">
        <w:t xml:space="preserve"> </w:t>
      </w:r>
      <w:r w:rsidR="005D2C67">
        <w:t xml:space="preserve">people with hypertension in routine clinical practice. </w:t>
      </w:r>
      <w:r w:rsidR="00F418B7">
        <w:t>The proportion of people who were ineligible for trial</w:t>
      </w:r>
      <w:r w:rsidR="00663D1E">
        <w:t xml:space="preserve">s was between 50% and 100% in most cases. </w:t>
      </w:r>
      <w:r w:rsidR="003853A1">
        <w:t>This was true of</w:t>
      </w:r>
      <w:r w:rsidR="002E31C6">
        <w:t xml:space="preserve"> trials specifically focussing on older adults (e.g. HYVET, SPRINT and </w:t>
      </w:r>
      <w:proofErr w:type="spellStart"/>
      <w:r w:rsidR="002E31C6">
        <w:t>OPTiM</w:t>
      </w:r>
      <w:r w:rsidR="006D4272">
        <w:t>ISE</w:t>
      </w:r>
      <w:proofErr w:type="spellEnd"/>
      <w:r w:rsidR="006D4272">
        <w:t xml:space="preserve"> trials) in which uncontrolled blood-pressure, polypharmacy</w:t>
      </w:r>
      <w:r w:rsidR="003716F5">
        <w:t xml:space="preserve">, multimorbidity and frailty were associated with ineligibility. </w:t>
      </w:r>
      <w:r w:rsidR="008419F9">
        <w:t xml:space="preserve">This suggests that trial participants are likely to be ‘healthier’ overall than people treated in the community, previous studies have not directly compared health-related outcomes of trial participants real-world populations. </w:t>
      </w:r>
      <w:r w:rsidR="007A146F">
        <w:t>Older adults</w:t>
      </w:r>
      <w:r w:rsidR="005B390A">
        <w:t xml:space="preserve"> have been shown to have higher rates, and a greater diversity, of adverse events in the </w:t>
      </w:r>
      <w:r w:rsidR="008419F9">
        <w:t>trial setting. However, w</w:t>
      </w:r>
      <w:r w:rsidR="009E2C37">
        <w:t xml:space="preserve">e did not identify any previous studies that systematically assessed rates of </w:t>
      </w:r>
      <w:r w:rsidR="00227E85">
        <w:t>SAEs</w:t>
      </w:r>
      <w:r w:rsidR="009E2C37">
        <w:t xml:space="preserve"> in hypertension trials</w:t>
      </w:r>
      <w:r w:rsidR="0046782A">
        <w:t>;</w:t>
      </w:r>
      <w:r w:rsidR="009E2C37">
        <w:t xml:space="preserve"> </w:t>
      </w:r>
      <w:r w:rsidR="00227E85">
        <w:t>that compared SAEs in trials focussing on older people with ‘standard trials’</w:t>
      </w:r>
      <w:r w:rsidR="0046782A">
        <w:t>;</w:t>
      </w:r>
      <w:r w:rsidR="00227E85">
        <w:t xml:space="preserve"> or that compared SAEs in the trial setting to similar events in routine clinical practice. </w:t>
      </w:r>
    </w:p>
    <w:p w14:paraId="559C3F92" w14:textId="77777777" w:rsidR="00073073" w:rsidRDefault="00073073" w:rsidP="00C17C79">
      <w:pPr>
        <w:pStyle w:val="Heading2"/>
        <w:spacing w:line="480" w:lineRule="auto"/>
      </w:pPr>
      <w:r>
        <w:t>What this study adds</w:t>
      </w:r>
    </w:p>
    <w:p w14:paraId="4660707F" w14:textId="7145E24B" w:rsidR="00073073" w:rsidRDefault="000139E5" w:rsidP="00C17C79">
      <w:pPr>
        <w:spacing w:line="480" w:lineRule="auto"/>
      </w:pPr>
      <w:r>
        <w:t xml:space="preserve">After systematically identifying hypertension trials of drugs acting on the renin-angiotensin-aldosterone system, </w:t>
      </w:r>
      <w:r w:rsidR="00146A2D">
        <w:t xml:space="preserve">we demonstrated that trials focussing on older people had </w:t>
      </w:r>
      <w:r w:rsidR="0040453A">
        <w:t xml:space="preserve">a significantly </w:t>
      </w:r>
      <w:r w:rsidR="00826CBC">
        <w:t>higher rate</w:t>
      </w:r>
      <w:r w:rsidR="00146A2D">
        <w:t xml:space="preserve"> of SAEs</w:t>
      </w:r>
      <w:r w:rsidR="006E3B3B">
        <w:t xml:space="preserve">. This suggests that trials focussing on older people recruited </w:t>
      </w:r>
      <w:r w:rsidR="000A3C40">
        <w:t xml:space="preserve">people with </w:t>
      </w:r>
      <w:r w:rsidR="005918E9">
        <w:t xml:space="preserve">a </w:t>
      </w:r>
      <w:r w:rsidR="0040453A">
        <w:t>greater risk</w:t>
      </w:r>
      <w:r w:rsidR="005918E9">
        <w:t xml:space="preserve"> of adverse health outcomes than trials including all ages, as would be expected. However, the rate of hospitalisations and deaths (which, by definition</w:t>
      </w:r>
      <w:r w:rsidR="005E29BB">
        <w:t xml:space="preserve">, would be SAEs in the setting of a trial) </w:t>
      </w:r>
      <w:r w:rsidR="00377E33">
        <w:t xml:space="preserve">among people with hypertension treated in the community </w:t>
      </w:r>
      <w:r w:rsidR="00826CBC">
        <w:t>was on average four-</w:t>
      </w:r>
      <w:r w:rsidR="005E29BB">
        <w:t xml:space="preserve">fold </w:t>
      </w:r>
      <w:r w:rsidR="00377E33">
        <w:t>higher than the SAE rate in the trial</w:t>
      </w:r>
      <w:r w:rsidR="003542B6">
        <w:t>s</w:t>
      </w:r>
      <w:r w:rsidR="00377E33">
        <w:t xml:space="preserve">, after adjusting for age and sex. </w:t>
      </w:r>
      <w:r w:rsidR="00C17C79">
        <w:t xml:space="preserve">This difference was similar for ‘standard’ trials and trials focusing on older people. Therefore, despite </w:t>
      </w:r>
      <w:r w:rsidR="001425A5">
        <w:t>having a</w:t>
      </w:r>
      <w:r w:rsidR="00C17C79">
        <w:t xml:space="preserve"> higher risk of SAEs</w:t>
      </w:r>
      <w:r w:rsidR="001425A5">
        <w:t xml:space="preserve"> than in ‘standard’ trials</w:t>
      </w:r>
      <w:r w:rsidR="00C17C79">
        <w:t xml:space="preserve">, </w:t>
      </w:r>
      <w:r w:rsidR="001425A5">
        <w:t>people included in</w:t>
      </w:r>
      <w:r w:rsidR="00F40D54">
        <w:t xml:space="preserve"> hypertension trials focused on older people have a considerably lower </w:t>
      </w:r>
      <w:r w:rsidR="00F40D54">
        <w:lastRenderedPageBreak/>
        <w:t xml:space="preserve">incidence of adverse health </w:t>
      </w:r>
      <w:r w:rsidR="00025B02">
        <w:t>outcomes</w:t>
      </w:r>
      <w:r w:rsidR="00F40D54">
        <w:t xml:space="preserve"> than people of a similar age, receiving similar treat</w:t>
      </w:r>
      <w:r w:rsidR="00025B02">
        <w:t xml:space="preserve">ment in the community. </w:t>
      </w:r>
    </w:p>
    <w:p w14:paraId="19AF470E" w14:textId="77777777" w:rsidR="00A0329E" w:rsidRDefault="00A0329E" w:rsidP="00C17C79">
      <w:pPr>
        <w:pStyle w:val="Heading2"/>
        <w:spacing w:line="480" w:lineRule="auto"/>
      </w:pPr>
      <w:r>
        <w:t>Implications of all the available evidence</w:t>
      </w:r>
    </w:p>
    <w:p w14:paraId="3B881485" w14:textId="6F6D40B6" w:rsidR="00464C56" w:rsidRDefault="00E3389B" w:rsidP="00C17C79">
      <w:pPr>
        <w:spacing w:line="480" w:lineRule="auto"/>
      </w:pPr>
      <w:r>
        <w:t>Our findings demonstrate that people in hypertension trials experience substantially lower rates of adverse health outcomes than people with hypertension treated with similar drugs in the community. This adds</w:t>
      </w:r>
      <w:r w:rsidR="00E5007B">
        <w:t xml:space="preserve"> weight to the body of evidence showing</w:t>
      </w:r>
      <w:r w:rsidR="00256A97">
        <w:t xml:space="preserve"> that hypertension</w:t>
      </w:r>
      <w:r w:rsidR="00E5007B">
        <w:t xml:space="preserve"> trials are under-representative of their target populations. However, our findings also add nuance to this statement, as trials focussing on older people</w:t>
      </w:r>
      <w:r w:rsidR="00E211BC">
        <w:t xml:space="preserve"> do have a significantly higher rate of SAEs than standard trials</w:t>
      </w:r>
      <w:r w:rsidR="00025A82">
        <w:t>.</w:t>
      </w:r>
      <w:r w:rsidR="00E211BC">
        <w:t xml:space="preserve"> </w:t>
      </w:r>
      <w:r w:rsidR="00025A82">
        <w:t>Therefore, trials focussing on older people d</w:t>
      </w:r>
      <w:r w:rsidR="00616002">
        <w:t xml:space="preserve">o, </w:t>
      </w:r>
      <w:r w:rsidR="00025A82">
        <w:t>at least</w:t>
      </w:r>
      <w:r w:rsidR="00CF1F5E">
        <w:t xml:space="preserve"> </w:t>
      </w:r>
      <w:r w:rsidR="00616002">
        <w:t xml:space="preserve">in part, reflect the increased risk </w:t>
      </w:r>
      <w:r w:rsidR="00CF1F5E">
        <w:t xml:space="preserve">of adverse outcomes </w:t>
      </w:r>
      <w:r w:rsidR="00616002">
        <w:t>seen in</w:t>
      </w:r>
      <w:r w:rsidR="00E211BC">
        <w:t xml:space="preserve"> older population</w:t>
      </w:r>
      <w:r w:rsidR="00616002">
        <w:t>s</w:t>
      </w:r>
      <w:r w:rsidR="007333F0">
        <w:t>.</w:t>
      </w:r>
      <w:r w:rsidR="00E211BC">
        <w:t xml:space="preserve"> </w:t>
      </w:r>
      <w:r w:rsidR="00CE667A">
        <w:t>Trials focussing on older people therefore have an important role in informing treatment decisions</w:t>
      </w:r>
      <w:r w:rsidR="00F37CF0">
        <w:t xml:space="preserve"> in older </w:t>
      </w:r>
      <w:proofErr w:type="gramStart"/>
      <w:r w:rsidR="00F37CF0">
        <w:t>people, but</w:t>
      </w:r>
      <w:proofErr w:type="gramEnd"/>
      <w:r w:rsidR="00F37CF0">
        <w:t xml:space="preserve"> should be viewed with caution</w:t>
      </w:r>
      <w:r w:rsidR="00132E08">
        <w:t xml:space="preserve"> as the degree of under-representativeness appears to be similar to </w:t>
      </w:r>
      <w:r w:rsidR="00CF1F5E">
        <w:t>‘</w:t>
      </w:r>
      <w:r w:rsidR="00132E08">
        <w:t>standard</w:t>
      </w:r>
      <w:r w:rsidR="00CF1F5E">
        <w:t>’</w:t>
      </w:r>
      <w:r w:rsidR="00132E08">
        <w:t xml:space="preserve"> trials.</w:t>
      </w:r>
      <w:r w:rsidR="00BF3B05">
        <w:t xml:space="preserve"> Our findings also indicate that</w:t>
      </w:r>
      <w:r w:rsidR="008920F6">
        <w:t xml:space="preserve"> SAE rates may be used as a novel metric with which to assess the representativeness of trial populations</w:t>
      </w:r>
      <w:r w:rsidR="00727A50">
        <w:t>, through comparison with the incidence of similar events in routine clinical care</w:t>
      </w:r>
      <w:r w:rsidR="008920F6">
        <w:t xml:space="preserve">. </w:t>
      </w:r>
      <w:r w:rsidR="00132E08">
        <w:t>Such an approach</w:t>
      </w:r>
      <w:r w:rsidR="00517013">
        <w:t xml:space="preserve"> could facilitate more direct quantification of the consequences of trial under-</w:t>
      </w:r>
      <w:proofErr w:type="gramStart"/>
      <w:r w:rsidR="00517013">
        <w:t>representativeness</w:t>
      </w:r>
      <w:r w:rsidR="000965EB">
        <w:t>,</w:t>
      </w:r>
      <w:proofErr w:type="gramEnd"/>
      <w:r w:rsidR="000965EB">
        <w:t xml:space="preserve"> however this would require consistent and complete recording and reporting of SAEs as well as</w:t>
      </w:r>
      <w:r w:rsidR="00256A97">
        <w:t xml:space="preserve"> reliable estimates of event rates in the community. </w:t>
      </w:r>
      <w:r w:rsidR="00464C56">
        <w:br w:type="page"/>
      </w:r>
    </w:p>
    <w:p w14:paraId="72B79E2D" w14:textId="7ECFA640" w:rsidR="00464C56" w:rsidRDefault="00464C56" w:rsidP="00DA4623">
      <w:pPr>
        <w:pStyle w:val="Heading1"/>
      </w:pPr>
      <w:r>
        <w:lastRenderedPageBreak/>
        <w:t>Introduction</w:t>
      </w:r>
    </w:p>
    <w:p w14:paraId="7272B1C3" w14:textId="13FADD83" w:rsidR="00092ABC" w:rsidRDefault="005765CE" w:rsidP="00DA4623">
      <w:pPr>
        <w:spacing w:line="480" w:lineRule="auto"/>
      </w:pPr>
      <w:r>
        <w:t xml:space="preserve">Hypertension is </w:t>
      </w:r>
      <w:ins w:id="87" w:author="David" w:date="2020-12-03T22:36:00Z">
        <w:r w:rsidR="00B429A1">
          <w:t xml:space="preserve">a </w:t>
        </w:r>
      </w:ins>
      <w:r>
        <w:t>common</w:t>
      </w:r>
      <w:r w:rsidR="007C0EE2">
        <w:t xml:space="preserve"> and important modifiable risk factor for </w:t>
      </w:r>
      <w:r w:rsidR="00604B0A">
        <w:t xml:space="preserve">major cardiovascular disease. Hypertension is associated with age, </w:t>
      </w:r>
      <w:r w:rsidR="00E57923">
        <w:t>with over 75% of people over 80 years old being diagnosed with hypertension.</w:t>
      </w:r>
      <w:r w:rsidR="00906CE1">
        <w:fldChar w:fldCharType="begin"/>
      </w:r>
      <w:r w:rsidR="00906CE1">
        <w:instrText xml:space="preserve"> ADDIN EN.CITE &lt;EndNote&gt;&lt;Cite&gt;&lt;Author&gt;Lloyd-Jones&lt;/Author&gt;&lt;Year&gt;2005&lt;/Year&gt;&lt;RecNum&gt;41947&lt;/RecNum&gt;&lt;DisplayText&gt;&lt;style face="superscript"&gt;1&lt;/style&gt;&lt;/DisplayText&gt;&lt;record&gt;&lt;rec-number&gt;41947&lt;/rec-number&gt;&lt;foreign-keys&gt;&lt;key app="EN" db-id="rvtxd99fop2vtleaeayxprr6ee50v9rt5fzw" timestamp="1605048457"&gt;41947&lt;/key&gt;&lt;/foreign-keys&gt;&lt;ref-type name="Journal Article"&gt;17&lt;/ref-type&gt;&lt;contributors&gt;&lt;authors&gt;&lt;author&gt;Lloyd-Jones, Donald M&lt;/author&gt;&lt;author&gt;Evans, Jane C&lt;/author&gt;&lt;author&gt;Levy, Daniel&lt;/author&gt;&lt;/authors&gt;&lt;/contributors&gt;&lt;titles&gt;&lt;title&gt;Hypertension in adults across the age spectrum: current outcomes and control in the community&lt;/title&gt;&lt;secondary-title&gt;Jama&lt;/secondary-title&gt;&lt;/titles&gt;&lt;periodical&gt;&lt;full-title&gt;JAMA&lt;/full-title&gt;&lt;/periodical&gt;&lt;pages&gt;466-472&lt;/pages&gt;&lt;volume&gt;294&lt;/volume&gt;&lt;number&gt;4&lt;/number&gt;&lt;dates&gt;&lt;year&gt;2005&lt;/year&gt;&lt;/dates&gt;&lt;isbn&gt;0098-7484&lt;/isbn&gt;&lt;urls&gt;&lt;/urls&gt;&lt;/record&gt;&lt;/Cite&gt;&lt;/EndNote&gt;</w:instrText>
      </w:r>
      <w:r w:rsidR="00906CE1">
        <w:fldChar w:fldCharType="separate"/>
      </w:r>
      <w:r w:rsidR="00906CE1" w:rsidRPr="00906CE1">
        <w:rPr>
          <w:noProof/>
          <w:vertAlign w:val="superscript"/>
        </w:rPr>
        <w:t>1</w:t>
      </w:r>
      <w:r w:rsidR="00906CE1">
        <w:fldChar w:fldCharType="end"/>
      </w:r>
      <w:r>
        <w:t xml:space="preserve"> </w:t>
      </w:r>
      <w:r w:rsidR="00472EAE">
        <w:t>There is uncertainty, however, about how hypertension should best be managed in older people.</w:t>
      </w:r>
      <w:r w:rsidR="000E17D4">
        <w:fldChar w:fldCharType="begin"/>
      </w:r>
      <w:r w:rsidR="00906CE1">
        <w:instrText xml:space="preserve"> ADDIN EN.CITE &lt;EndNote&gt;&lt;Cite&gt;&lt;Author&gt;Russo&lt;/Author&gt;&lt;Year&gt;2018&lt;/Year&gt;&lt;RecNum&gt;41946&lt;/RecNum&gt;&lt;DisplayText&gt;&lt;style face="superscript"&gt;2&lt;/style&gt;&lt;/DisplayText&gt;&lt;record&gt;&lt;rec-number&gt;41946&lt;/rec-number&gt;&lt;foreign-keys&gt;&lt;key app="EN" db-id="rvtxd99fop2vtleaeayxprr6ee50v9rt5fzw" timestamp="1605048327"&gt;41946&lt;/key&gt;&lt;/foreign-keys&gt;&lt;ref-type name="Journal Article"&gt;17&lt;/ref-type&gt;&lt;contributors&gt;&lt;authors&gt;&lt;author&gt;Russo, Gennaro&lt;/author&gt;&lt;author&gt;Liguori, Ilaria&lt;/author&gt;&lt;author&gt;Aran, Luisa&lt;/author&gt;&lt;author&gt;Bulli, Giulia&lt;/author&gt;&lt;author&gt;Curcio, Francesco&lt;/author&gt;&lt;author&gt;Galizia, Gianluigi&lt;/author&gt;&lt;author&gt;Gargiulo, Gaetano&lt;/author&gt;&lt;author&gt;Testa, Gianluca&lt;/author&gt;&lt;author&gt;Ungar, Andrea&lt;/author&gt;&lt;author&gt;Cacciatore, Francesco&lt;/author&gt;&lt;/authors&gt;&lt;/contributors&gt;&lt;titles&gt;&lt;title&gt;Impact of SPRINT results on hypertension guidelines: implications for “frail” elderly patients&lt;/title&gt;&lt;secondary-title&gt;Journal of human hypertension&lt;/secondary-title&gt;&lt;/titles&gt;&lt;periodical&gt;&lt;full-title&gt;Journal of Human Hypertension&lt;/full-title&gt;&lt;abbr-1&gt;J Hum Hypertens&lt;/abbr-1&gt;&lt;/periodical&gt;&lt;pages&gt;633-638&lt;/pages&gt;&lt;volume&gt;32&lt;/volume&gt;&lt;number&gt;8&lt;/number&gt;&lt;dates&gt;&lt;year&gt;2018&lt;/year&gt;&lt;/dates&gt;&lt;isbn&gt;1476-5527&lt;/isbn&gt;&lt;urls&gt;&lt;/urls&gt;&lt;/record&gt;&lt;/Cite&gt;&lt;/EndNote&gt;</w:instrText>
      </w:r>
      <w:r w:rsidR="000E17D4">
        <w:fldChar w:fldCharType="separate"/>
      </w:r>
      <w:r w:rsidR="00906CE1" w:rsidRPr="00906CE1">
        <w:rPr>
          <w:noProof/>
          <w:vertAlign w:val="superscript"/>
        </w:rPr>
        <w:t>2</w:t>
      </w:r>
      <w:r w:rsidR="000E17D4">
        <w:fldChar w:fldCharType="end"/>
      </w:r>
      <w:r w:rsidR="00FC5463">
        <w:t xml:space="preserve"> </w:t>
      </w:r>
      <w:r w:rsidR="008440D8">
        <w:t>The risk of</w:t>
      </w:r>
      <w:r w:rsidR="005F6E54">
        <w:t xml:space="preserve"> cardiovascular disease associated with hypertension may </w:t>
      </w:r>
      <w:r w:rsidR="00026A2C">
        <w:t>reduce as people age,</w:t>
      </w:r>
      <w:r w:rsidR="004A63A0">
        <w:fldChar w:fldCharType="begin"/>
      </w:r>
      <w:r w:rsidR="004A63A0">
        <w:instrText xml:space="preserve"> ADDIN EN.CITE &lt;EndNote&gt;&lt;Cite&gt;&lt;Author&gt;Lewington&lt;/Author&gt;&lt;Year&gt;2002&lt;/Year&gt;&lt;RecNum&gt;41948&lt;/RecNum&gt;&lt;DisplayText&gt;&lt;style face="superscript"&gt;3&lt;/style&gt;&lt;/DisplayText&gt;&lt;record&gt;&lt;rec-number&gt;41948&lt;/rec-number&gt;&lt;foreign-keys&gt;&lt;key app="EN" db-id="rvtxd99fop2vtleaeayxprr6ee50v9rt5fzw" timestamp="1605048514"&gt;41948&lt;/key&gt;&lt;/foreign-keys&gt;&lt;ref-type name="Journal Article"&gt;17&lt;/ref-type&gt;&lt;contributors&gt;&lt;authors&gt;&lt;author&gt;Lewington, S&lt;/author&gt;&lt;/authors&gt;&lt;/contributors&gt;&lt;titles&gt;&lt;title&gt;Prospective studies collaboration. Age-specific relevance of usual blood pressure to vascular mortality: a meta-analysis of individual data for one million adults in 61 prospective studies&lt;/title&gt;&lt;secondary-title&gt;Lancet&lt;/secondary-title&gt;&lt;/titles&gt;&lt;periodical&gt;&lt;full-title&gt;Lancet&lt;/full-title&gt;&lt;abbr-1&gt;Lancet&lt;/abbr-1&gt;&lt;/periodical&gt;&lt;pages&gt;1903-1913&lt;/pages&gt;&lt;volume&gt;360&lt;/volume&gt;&lt;dates&gt;&lt;year&gt;2002&lt;/year&gt;&lt;/dates&gt;&lt;urls&gt;&lt;/urls&gt;&lt;/record&gt;&lt;/Cite&gt;&lt;/EndNote&gt;</w:instrText>
      </w:r>
      <w:r w:rsidR="004A63A0">
        <w:fldChar w:fldCharType="separate"/>
      </w:r>
      <w:r w:rsidR="004A63A0" w:rsidRPr="004A63A0">
        <w:rPr>
          <w:noProof/>
          <w:vertAlign w:val="superscript"/>
        </w:rPr>
        <w:t>3</w:t>
      </w:r>
      <w:r w:rsidR="004A63A0">
        <w:fldChar w:fldCharType="end"/>
      </w:r>
      <w:r w:rsidR="00026A2C">
        <w:t xml:space="preserve"> </w:t>
      </w:r>
      <w:del w:id="88" w:author="David" w:date="2020-12-03T22:37:00Z">
        <w:r w:rsidR="00026A2C" w:rsidDel="00617E51">
          <w:delText xml:space="preserve">and </w:delText>
        </w:r>
      </w:del>
      <w:r w:rsidR="00026A2C">
        <w:t>particularly in the context of frailty.</w:t>
      </w:r>
      <w:r w:rsidR="007109CB">
        <w:fldChar w:fldCharType="begin"/>
      </w:r>
      <w:r w:rsidR="007109CB">
        <w:instrText xml:space="preserve"> ADDIN EN.CITE &lt;EndNote&gt;&lt;Cite&gt;&lt;Author&gt;Todd&lt;/Author&gt;&lt;Year&gt;2019&lt;/Year&gt;&lt;RecNum&gt;41949&lt;/RecNum&gt;&lt;DisplayText&gt;&lt;style face="superscript"&gt;4&lt;/style&gt;&lt;/DisplayText&gt;&lt;record&gt;&lt;rec-number&gt;41949&lt;/rec-number&gt;&lt;foreign-keys&gt;&lt;key app="EN" db-id="rvtxd99fop2vtleaeayxprr6ee50v9rt5fzw" timestamp="1605048570"&gt;41949&lt;/key&gt;&lt;/foreign-keys&gt;&lt;ref-type name="Journal Article"&gt;17&lt;/ref-type&gt;&lt;contributors&gt;&lt;authors&gt;&lt;author&gt;Todd, Oliver M&lt;/author&gt;&lt;author&gt;Wilkinson, Chris&lt;/author&gt;&lt;author&gt;Hale, Matthew&lt;/author&gt;&lt;author&gt;Wong, Nee Ling&lt;/author&gt;&lt;author&gt;Hall, Marlous&lt;/author&gt;&lt;author&gt;Sheppard, James P&lt;/author&gt;&lt;author&gt;McManus, Richard J&lt;/author&gt;&lt;author&gt;Rockwood, Kenneth&lt;/author&gt;&lt;author&gt;Young, John&lt;/author&gt;&lt;author&gt;Gale, Chris P&lt;/author&gt;&lt;/authors&gt;&lt;/contributors&gt;&lt;titles&gt;&lt;title&gt;Is the association between blood pressure and mortality in older adults different with frailty? A systematic review and meta-analysis&lt;/title&gt;&lt;secondary-title&gt;Age and Ageing&lt;/secondary-title&gt;&lt;/titles&gt;&lt;periodical&gt;&lt;full-title&gt;Age and ageing&lt;/full-title&gt;&lt;/periodical&gt;&lt;pages&gt;627-635&lt;/pages&gt;&lt;volume&gt;48&lt;/volume&gt;&lt;number&gt;5&lt;/number&gt;&lt;dates&gt;&lt;year&gt;2019&lt;/year&gt;&lt;/dates&gt;&lt;isbn&gt;0002-0729&lt;/isbn&gt;&lt;urls&gt;&lt;/urls&gt;&lt;/record&gt;&lt;/Cite&gt;&lt;/EndNote&gt;</w:instrText>
      </w:r>
      <w:r w:rsidR="007109CB">
        <w:fldChar w:fldCharType="separate"/>
      </w:r>
      <w:r w:rsidR="007109CB" w:rsidRPr="007109CB">
        <w:rPr>
          <w:noProof/>
          <w:vertAlign w:val="superscript"/>
        </w:rPr>
        <w:t>4</w:t>
      </w:r>
      <w:r w:rsidR="007109CB">
        <w:fldChar w:fldCharType="end"/>
      </w:r>
      <w:r w:rsidR="00026A2C">
        <w:t xml:space="preserve"> Furthermore, </w:t>
      </w:r>
      <w:r w:rsidR="00092ABC">
        <w:t>antihypertensive treatment present</w:t>
      </w:r>
      <w:ins w:id="89" w:author="David" w:date="2020-12-03T22:37:00Z">
        <w:r w:rsidR="00243848">
          <w:t>s</w:t>
        </w:r>
      </w:ins>
      <w:r w:rsidR="00092ABC">
        <w:t xml:space="preserve"> a range of potential risks which may disproportionately impact older people. </w:t>
      </w:r>
    </w:p>
    <w:p w14:paraId="7F29CFF2" w14:textId="73A75B1B" w:rsidR="00464C56" w:rsidRDefault="0057054C" w:rsidP="00DA4623">
      <w:pPr>
        <w:spacing w:line="480" w:lineRule="auto"/>
      </w:pPr>
      <w:r>
        <w:t>Randomised controlled trials (</w:t>
      </w:r>
      <w:del w:id="90" w:author="David" w:date="2020-12-03T22:39:00Z">
        <w:r w:rsidDel="003E2835">
          <w:delText>RCTs</w:delText>
        </w:r>
      </w:del>
      <w:ins w:id="91" w:author="David" w:date="2020-12-03T22:39:00Z">
        <w:r w:rsidR="003E2835">
          <w:t>trials</w:t>
        </w:r>
      </w:ins>
      <w:r>
        <w:t>)</w:t>
      </w:r>
      <w:r w:rsidR="00472EAE">
        <w:t>,</w:t>
      </w:r>
      <w:r>
        <w:t xml:space="preserve"> </w:t>
      </w:r>
      <w:r w:rsidR="00472EAE">
        <w:t xml:space="preserve">which </w:t>
      </w:r>
      <w:r>
        <w:t>are the cornerstone of evidence-based clinical guidelines, provid</w:t>
      </w:r>
      <w:r w:rsidR="00472EAE">
        <w:t>e</w:t>
      </w:r>
      <w:r>
        <w:t xml:space="preserve"> the least biased assessment</w:t>
      </w:r>
      <w:ins w:id="92" w:author="David" w:date="2020-12-03T22:39:00Z">
        <w:r w:rsidR="003E2835">
          <w:t>s</w:t>
        </w:r>
      </w:ins>
      <w:r>
        <w:t xml:space="preserve"> </w:t>
      </w:r>
      <w:ins w:id="93" w:author="David" w:date="2020-12-03T22:39:00Z">
        <w:r w:rsidR="003E2835">
          <w:t>treatment</w:t>
        </w:r>
        <w:r w:rsidR="003E2835" w:rsidDel="003E2835">
          <w:t xml:space="preserve"> </w:t>
        </w:r>
      </w:ins>
      <w:del w:id="94" w:author="David" w:date="2020-12-03T22:39:00Z">
        <w:r w:rsidDel="003E2835">
          <w:delText xml:space="preserve">of the </w:delText>
        </w:r>
      </w:del>
      <w:r>
        <w:t>efficacy</w:t>
      </w:r>
      <w:del w:id="95" w:author="David" w:date="2020-12-03T22:39:00Z">
        <w:r w:rsidDel="00714415">
          <w:delText xml:space="preserve"> of a </w:delText>
        </w:r>
        <w:r w:rsidDel="003E2835">
          <w:delText>treatment</w:delText>
        </w:r>
      </w:del>
      <w:del w:id="96" w:author="David" w:date="2020-12-03T22:38:00Z">
        <w:r w:rsidR="00784FEA" w:rsidDel="00143D24">
          <w:delText xml:space="preserve"> in a given population</w:delText>
        </w:r>
      </w:del>
      <w:r>
        <w:t xml:space="preserve">. </w:t>
      </w:r>
      <w:del w:id="97" w:author="David" w:date="2020-12-03T22:38:00Z">
        <w:r w:rsidDel="00143D24">
          <w:delText>There is concern, h</w:delText>
        </w:r>
      </w:del>
      <w:ins w:id="98" w:author="David" w:date="2020-12-03T22:38:00Z">
        <w:r w:rsidR="00143D24">
          <w:t>H</w:t>
        </w:r>
      </w:ins>
      <w:r>
        <w:t xml:space="preserve">owever, </w:t>
      </w:r>
      <w:del w:id="99" w:author="David" w:date="2020-12-03T22:38:00Z">
        <w:r w:rsidDel="00143D24">
          <w:delText>that</w:delText>
        </w:r>
        <w:r w:rsidR="00403F5A" w:rsidDel="00143D24">
          <w:delText xml:space="preserve"> </w:delText>
        </w:r>
      </w:del>
      <w:ins w:id="100" w:author="David" w:date="2020-12-03T22:40:00Z">
        <w:r w:rsidR="00D0345F">
          <w:t>the</w:t>
        </w:r>
      </w:ins>
      <w:ins w:id="101" w:author="David" w:date="2020-12-03T22:38:00Z">
        <w:r w:rsidR="003E2835">
          <w:t xml:space="preserve"> </w:t>
        </w:r>
      </w:ins>
      <w:del w:id="102" w:author="David" w:date="2020-12-03T22:38:00Z">
        <w:r w:rsidR="00403F5A" w:rsidDel="003E2835">
          <w:delText>trials</w:delText>
        </w:r>
        <w:r w:rsidDel="003E2835">
          <w:delText xml:space="preserve"> are not </w:delText>
        </w:r>
      </w:del>
      <w:r>
        <w:t>representative</w:t>
      </w:r>
      <w:ins w:id="103" w:author="David" w:date="2020-12-03T22:39:00Z">
        <w:r w:rsidR="00D0345F">
          <w:t>ness</w:t>
        </w:r>
      </w:ins>
      <w:r>
        <w:t xml:space="preserve"> </w:t>
      </w:r>
      <w:ins w:id="104" w:author="David" w:date="2020-12-03T22:40:00Z">
        <w:r w:rsidR="00D0345F">
          <w:t xml:space="preserve">of </w:t>
        </w:r>
        <w:r w:rsidR="007E0AD3">
          <w:t xml:space="preserve">many </w:t>
        </w:r>
        <w:r w:rsidR="00D0345F">
          <w:t xml:space="preserve">trials </w:t>
        </w:r>
        <w:r w:rsidR="007E0AD3">
          <w:t>is</w:t>
        </w:r>
        <w:r w:rsidR="00D0345F">
          <w:t xml:space="preserve"> </w:t>
        </w:r>
      </w:ins>
      <w:del w:id="105" w:author="David" w:date="2020-12-03T22:40:00Z">
        <w:r w:rsidDel="00D0345F">
          <w:delText xml:space="preserve">of </w:delText>
        </w:r>
      </w:del>
      <w:del w:id="106" w:author="David" w:date="2020-12-03T22:39:00Z">
        <w:r w:rsidDel="00714415">
          <w:delText>the target populations for a given treatment</w:delText>
        </w:r>
      </w:del>
      <w:ins w:id="107" w:author="David" w:date="2020-12-03T22:39:00Z">
        <w:r w:rsidR="00714415">
          <w:t>less clear</w:t>
        </w:r>
      </w:ins>
      <w:r>
        <w:t>.</w:t>
      </w:r>
      <w:r w:rsidR="00564AF6">
        <w:fldChar w:fldCharType="begin"/>
      </w:r>
      <w:r w:rsidR="007109CB">
        <w:instrText xml:space="preserve"> ADDIN EN.CITE &lt;EndNote&gt;&lt;Cite&gt;&lt;Author&gt;Fortin&lt;/Author&gt;&lt;Year&gt;2006&lt;/Year&gt;&lt;RecNum&gt;41934&lt;/RecNum&gt;&lt;DisplayText&gt;&lt;style face="superscript"&gt;5&lt;/style&gt;&lt;/DisplayText&gt;&lt;record&gt;&lt;rec-number&gt;41934&lt;/rec-number&gt;&lt;foreign-keys&gt;&lt;key app="EN" db-id="rvtxd99fop2vtleaeayxprr6ee50v9rt5fzw" timestamp="1604565710"&gt;41934&lt;/key&gt;&lt;/foreign-keys&gt;&lt;ref-type name="Journal Article"&gt;17&lt;/ref-type&gt;&lt;contributors&gt;&lt;authors&gt;&lt;author&gt;Fortin, Martin&lt;/author&gt;&lt;author&gt;Dionne, Jonathan&lt;/author&gt;&lt;author&gt;Pinho, Geneviève&lt;/author&gt;&lt;author&gt;Gignac, Julie&lt;/author&gt;&lt;author&gt;Almirall, José&lt;/author&gt;&lt;author&gt;Lapointe, Lise&lt;/author&gt;&lt;/authors&gt;&lt;/contributors&gt;&lt;titles&gt;&lt;title&gt;Randomized controlled trials: do they have external validity for patients with multiple comorbidities?&lt;/title&gt;&lt;secondary-title&gt;The Annals of Family Medicine&lt;/secondary-title&gt;&lt;/titles&gt;&lt;periodical&gt;&lt;full-title&gt;The Annals of Family Medicine&lt;/full-title&gt;&lt;/periodical&gt;&lt;pages&gt;104-108&lt;/pages&gt;&lt;volume&gt;4&lt;/volume&gt;&lt;number&gt;2&lt;/number&gt;&lt;dates&gt;&lt;year&gt;2006&lt;/year&gt;&lt;/dates&gt;&lt;isbn&gt;1544-1709&lt;/isbn&gt;&lt;urls&gt;&lt;/urls&gt;&lt;/record&gt;&lt;/Cite&gt;&lt;/EndNote&gt;</w:instrText>
      </w:r>
      <w:r w:rsidR="00564AF6">
        <w:fldChar w:fldCharType="separate"/>
      </w:r>
      <w:r w:rsidR="007109CB" w:rsidRPr="007109CB">
        <w:rPr>
          <w:noProof/>
          <w:vertAlign w:val="superscript"/>
        </w:rPr>
        <w:t>5</w:t>
      </w:r>
      <w:r w:rsidR="00564AF6">
        <w:fldChar w:fldCharType="end"/>
      </w:r>
      <w:r>
        <w:t xml:space="preserve"> Specifically, older people are often excluded from RCTs.</w:t>
      </w:r>
      <w:r w:rsidR="00F47D57">
        <w:fldChar w:fldCharType="begin"/>
      </w:r>
      <w:r w:rsidR="007109CB">
        <w:instrText xml:space="preserve"> ADDIN EN.CITE &lt;EndNote&gt;&lt;Cite&gt;&lt;Author&gt;He&lt;/Author&gt;&lt;Year&gt;2020&lt;/Year&gt;&lt;RecNum&gt;41935&lt;/RecNum&gt;&lt;DisplayText&gt;&lt;style face="superscript"&gt;6&lt;/style&gt;&lt;/DisplayText&gt;&lt;record&gt;&lt;rec-number&gt;41935&lt;/rec-number&gt;&lt;foreign-keys&gt;&lt;key app="EN" db-id="rvtxd99fop2vtleaeayxprr6ee50v9rt5fzw" timestamp="1604565811"&gt;41935&lt;/key&gt;&lt;/foreign-keys&gt;&lt;ref-type name="Journal Article"&gt;17&lt;/ref-type&gt;&lt;contributors&gt;&lt;authors&gt;&lt;author&gt;He, Jinzhang&lt;/author&gt;&lt;author&gt;Morales, Daniel R&lt;/author&gt;&lt;author&gt;Guthrie, Bruce&lt;/author&gt;&lt;/authors&gt;&lt;/contributors&gt;&lt;titles&gt;&lt;title&gt;Exclusion rates in randomized controlled trials of treatments for physical conditions: a systematic review&lt;/title&gt;&lt;secondary-title&gt;Trials&lt;/secondary-title&gt;&lt;/titles&gt;&lt;periodical&gt;&lt;full-title&gt;Trials&lt;/full-title&gt;&lt;/periodical&gt;&lt;pages&gt;1-11&lt;/pages&gt;&lt;volume&gt;21&lt;/volume&gt;&lt;number&gt;1&lt;/number&gt;&lt;dates&gt;&lt;year&gt;2020&lt;/year&gt;&lt;/dates&gt;&lt;isbn&gt;1745-6215&lt;/isbn&gt;&lt;urls&gt;&lt;/urls&gt;&lt;/record&gt;&lt;/Cite&gt;&lt;/EndNote&gt;</w:instrText>
      </w:r>
      <w:r w:rsidR="00F47D57">
        <w:fldChar w:fldCharType="separate"/>
      </w:r>
      <w:r w:rsidR="007109CB" w:rsidRPr="007109CB">
        <w:rPr>
          <w:noProof/>
          <w:vertAlign w:val="superscript"/>
        </w:rPr>
        <w:t>6</w:t>
      </w:r>
      <w:r w:rsidR="00F47D57">
        <w:fldChar w:fldCharType="end"/>
      </w:r>
      <w:r>
        <w:t xml:space="preserve"> This can occur directly, through age-based exclusion criteria, or indirectly through other exclusion criteria (e.g. comorbidities) as well as the trial recruitment process.</w:t>
      </w:r>
      <w:r w:rsidR="00266708">
        <w:fldChar w:fldCharType="begin"/>
      </w:r>
      <w:r w:rsidR="007109CB">
        <w:instrText xml:space="preserve"> ADDIN EN.CITE &lt;EndNote&gt;&lt;Cite&gt;&lt;Author&gt;He&lt;/Author&gt;&lt;Year&gt;2020&lt;/Year&gt;&lt;RecNum&gt;41935&lt;/RecNum&gt;&lt;DisplayText&gt;&lt;style face="superscript"&gt;6,7&lt;/style&gt;&lt;/DisplayText&gt;&lt;record&gt;&lt;rec-number&gt;41935&lt;/rec-number&gt;&lt;foreign-keys&gt;&lt;key app="EN" db-id="rvtxd99fop2vtleaeayxprr6ee50v9rt5fzw" timestamp="1604565811"&gt;41935&lt;/key&gt;&lt;/foreign-keys&gt;&lt;ref-type name="Journal Article"&gt;17&lt;/ref-type&gt;&lt;contributors&gt;&lt;authors&gt;&lt;author&gt;He, Jinzhang&lt;/author&gt;&lt;author&gt;Morales, Daniel R&lt;/author&gt;&lt;author&gt;Guthrie, Bruce&lt;/author&gt;&lt;/authors&gt;&lt;/contributors&gt;&lt;titles&gt;&lt;title&gt;Exclusion rates in randomized controlled trials of treatments for physical conditions: a systematic review&lt;/title&gt;&lt;secondary-title&gt;Trials&lt;/secondary-title&gt;&lt;/titles&gt;&lt;periodical&gt;&lt;full-title&gt;Trials&lt;/full-title&gt;&lt;/periodical&gt;&lt;pages&gt;1-11&lt;/pages&gt;&lt;volume&gt;21&lt;/volume&gt;&lt;number&gt;1&lt;/number&gt;&lt;dates&gt;&lt;year&gt;2020&lt;/year&gt;&lt;/dates&gt;&lt;isbn&gt;1745-6215&lt;/isbn&gt;&lt;urls&gt;&lt;/urls&gt;&lt;/record&gt;&lt;/Cite&gt;&lt;Cite&gt;&lt;Author&gt;Ross&lt;/Author&gt;&lt;Year&gt;1999&lt;/Year&gt;&lt;RecNum&gt;4996&lt;/RecNum&gt;&lt;record&gt;&lt;rec-number&gt;4996&lt;/rec-number&gt;&lt;foreign-keys&gt;&lt;key app="EN" db-id="rvtxd99fop2vtleaeayxprr6ee50v9rt5fzw" timestamp="1582750176"&gt;4996&lt;/key&gt;&lt;/foreign-keys&gt;&lt;ref-type name="Journal Article"&gt;17&lt;/ref-type&gt;&lt;contributors&gt;&lt;authors&gt;&lt;author&gt;Ross, Sue&lt;/author&gt;&lt;author&gt;Grant, Adrian&lt;/author&gt;&lt;author&gt;Counsell, Carl&lt;/author&gt;&lt;author&gt;Gillespie, William&lt;/author&gt;&lt;author&gt;Russell, Ian&lt;/author&gt;&lt;author&gt;Prescott, Robin&lt;/author&gt;&lt;/authors&gt;&lt;/contributors&gt;&lt;titles&gt;&lt;title&gt;Barriers to participation in randomised controlled trials: a systematic review&lt;/title&gt;&lt;secondary-title&gt;Journal of clinical epidemiology&lt;/secondary-title&gt;&lt;/titles&gt;&lt;periodical&gt;&lt;full-title&gt;Journal of clinical epidemiology&lt;/full-title&gt;&lt;/periodical&gt;&lt;pages&gt;1143-1156&lt;/pages&gt;&lt;volume&gt;52&lt;/volume&gt;&lt;number&gt;12&lt;/number&gt;&lt;dates&gt;&lt;year&gt;1999&lt;/year&gt;&lt;/dates&gt;&lt;isbn&gt;0895-4356&lt;/isbn&gt;&lt;urls&gt;&lt;/urls&gt;&lt;/record&gt;&lt;/Cite&gt;&lt;/EndNote&gt;</w:instrText>
      </w:r>
      <w:r w:rsidR="00266708">
        <w:fldChar w:fldCharType="separate"/>
      </w:r>
      <w:r w:rsidR="007109CB" w:rsidRPr="007109CB">
        <w:rPr>
          <w:noProof/>
          <w:vertAlign w:val="superscript"/>
        </w:rPr>
        <w:t>6,7</w:t>
      </w:r>
      <w:r w:rsidR="00266708">
        <w:fldChar w:fldCharType="end"/>
      </w:r>
      <w:r w:rsidR="00CD0C07">
        <w:t xml:space="preserve"> </w:t>
      </w:r>
      <w:r w:rsidR="00363287">
        <w:t>To</w:t>
      </w:r>
      <w:r w:rsidR="00CD0C07">
        <w:t xml:space="preserve"> address this problem</w:t>
      </w:r>
      <w:r w:rsidR="00052A56">
        <w:t xml:space="preserve"> and provide evidence to guide treatments of older people</w:t>
      </w:r>
      <w:r w:rsidR="00CD0C07">
        <w:t>, some trials have focussed explicitly on older people</w:t>
      </w:r>
      <w:r w:rsidR="00052A56">
        <w:t>.</w:t>
      </w:r>
      <w:r w:rsidR="005311F3">
        <w:fldChar w:fldCharType="begin"/>
      </w:r>
      <w:r w:rsidR="0095587C">
        <w:instrText xml:space="preserve"> ADDIN EN.CITE &lt;EndNote&gt;&lt;Cite&gt;&lt;Author&gt;Beckett&lt;/Author&gt;&lt;Year&gt;2008&lt;/Year&gt;&lt;RecNum&gt;41951&lt;/RecNum&gt;&lt;DisplayText&gt;&lt;style face="superscript"&gt;8,9&lt;/style&gt;&lt;/DisplayText&gt;&lt;record&gt;&lt;rec-number&gt;41951&lt;/rec-number&gt;&lt;foreign-keys&gt;&lt;key app="EN" db-id="rvtxd99fop2vtleaeayxprr6ee50v9rt5fzw" timestamp="1605048825"&gt;41951&lt;/key&gt;&lt;/foreign-keys&gt;&lt;ref-type name="Journal Article"&gt;17&lt;/ref-type&gt;&lt;contributors&gt;&lt;authors&gt;&lt;author&gt;Beckett, Nigel S&lt;/author&gt;&lt;author&gt;Peters, Ruth&lt;/author&gt;&lt;author&gt;Fletcher, Astrid E&lt;/author&gt;&lt;author&gt;Staessen, Jan A&lt;/author&gt;&lt;author&gt;Liu, Lisheng&lt;/author&gt;&lt;author&gt;Dumitrascu, Dan&lt;/author&gt;&lt;author&gt;Stoyanovsky, Vassil&lt;/author&gt;&lt;author&gt;Antikainen, Riitta L&lt;/author&gt;&lt;author&gt;Nikitin, Yuri&lt;/author&gt;&lt;author&gt;Anderson, Craig&lt;/author&gt;&lt;/authors&gt;&lt;/contributors&gt;&lt;titles&gt;&lt;title&gt;Treatment of hypertension in patients 80 years of age or older&lt;/title&gt;&lt;secondary-title&gt;New England Journal of Medicine&lt;/secondary-title&gt;&lt;/titles&gt;&lt;periodical&gt;&lt;full-title&gt;New England Journal of Medicine&lt;/full-title&gt;&lt;/periodical&gt;&lt;pages&gt;1887-1898&lt;/pages&gt;&lt;volume&gt;358&lt;/volume&gt;&lt;number&gt;18&lt;/number&gt;&lt;dates&gt;&lt;year&gt;2008&lt;/year&gt;&lt;/dates&gt;&lt;isbn&gt;0028-4793&lt;/isbn&gt;&lt;urls&gt;&lt;/urls&gt;&lt;/record&gt;&lt;/Cite&gt;&lt;Cite&gt;&lt;Author&gt;Wright Jr&lt;/Author&gt;&lt;Year&gt;2016&lt;/Year&gt;&lt;RecNum&gt;41952&lt;/RecNum&gt;&lt;record&gt;&lt;rec-number&gt;41952&lt;/rec-number&gt;&lt;foreign-keys&gt;&lt;key app="EN" db-id="rvtxd99fop2vtleaeayxprr6ee50v9rt5fzw" timestamp="1605048900"&gt;41952&lt;/key&gt;&lt;/foreign-keys&gt;&lt;ref-type name="Journal Article"&gt;17&lt;/ref-type&gt;&lt;contributors&gt;&lt;authors&gt;&lt;author&gt;Wright Jr, Jackson T&lt;/author&gt;&lt;author&gt;Whelton, Paul K&lt;/author&gt;&lt;author&gt;Reboussin, David M&lt;/author&gt;&lt;/authors&gt;&lt;/contributors&gt;&lt;titles&gt;&lt;title&gt;A randomized trial of intensive versus standard blood-pressure control&lt;/title&gt;&lt;secondary-title&gt;The New England journal of medicine&lt;/secondary-title&gt;&lt;/titles&gt;&lt;periodical&gt;&lt;full-title&gt;The New England journal of medicine&lt;/full-title&gt;&lt;/periodical&gt;&lt;pages&gt;2294&lt;/pages&gt;&lt;volume&gt;374&lt;/volume&gt;&lt;number&gt;23&lt;/number&gt;&lt;dates&gt;&lt;year&gt;2016&lt;/year&gt;&lt;/dates&gt;&lt;isbn&gt;1533-4406&lt;/isbn&gt;&lt;urls&gt;&lt;/urls&gt;&lt;/record&gt;&lt;/Cite&gt;&lt;/EndNote&gt;</w:instrText>
      </w:r>
      <w:r w:rsidR="005311F3">
        <w:fldChar w:fldCharType="separate"/>
      </w:r>
      <w:r w:rsidR="0095587C" w:rsidRPr="0095587C">
        <w:rPr>
          <w:noProof/>
          <w:vertAlign w:val="superscript"/>
        </w:rPr>
        <w:t>8,9</w:t>
      </w:r>
      <w:r w:rsidR="005311F3">
        <w:fldChar w:fldCharType="end"/>
      </w:r>
      <w:r w:rsidR="00403F5A">
        <w:t xml:space="preserve"> However, such trials tend to </w:t>
      </w:r>
      <w:r w:rsidR="007960E8">
        <w:t>enrol</w:t>
      </w:r>
      <w:r w:rsidR="00403F5A">
        <w:t xml:space="preserve"> only a fraction</w:t>
      </w:r>
      <w:r w:rsidR="007960E8">
        <w:t xml:space="preserve"> of those invited to participate.</w:t>
      </w:r>
      <w:r w:rsidR="00973790">
        <w:fldChar w:fldCharType="begin"/>
      </w:r>
      <w:r w:rsidR="0095587C">
        <w:instrText xml:space="preserve"> ADDIN EN.CITE &lt;EndNote&gt;&lt;Cite&gt;&lt;Author&gt;Sheppard&lt;/Author&gt;&lt;Year&gt;2020&lt;/Year&gt;&lt;RecNum&gt;41950&lt;/RecNum&gt;&lt;DisplayText&gt;&lt;style face="superscript"&gt;10&lt;/style&gt;&lt;/DisplayText&gt;&lt;record&gt;&lt;rec-number&gt;41950&lt;/rec-number&gt;&lt;foreign-keys&gt;&lt;key app="EN" db-id="rvtxd99fop2vtleaeayxprr6ee50v9rt5fzw" timestamp="1605048674"&gt;41950&lt;/key&gt;&lt;/foreign-keys&gt;&lt;ref-type name="Journal Article"&gt;17&lt;/ref-type&gt;&lt;contributors&gt;&lt;authors&gt;&lt;author&gt;Sheppard, James P&lt;/author&gt;&lt;author&gt;Lown, Mark&lt;/author&gt;&lt;author&gt;Burt, Jenni&lt;/author&gt;&lt;author&gt;Temple, Eleanor&lt;/author&gt;&lt;author&gt;Lowe, Rebecca&lt;/author&gt;&lt;author&gt;Ashby, Hannah&lt;/author&gt;&lt;author&gt;Todd, Oliver&lt;/author&gt;&lt;author&gt;Allen, Julie&lt;/author&gt;&lt;author&gt;Ford, Gary A&lt;/author&gt;&lt;author&gt;Fraser, Rosalyn&lt;/author&gt;&lt;/authors&gt;&lt;/contributors&gt;&lt;titles&gt;&lt;title&gt;Generalizability of blood pressure lowering trials to older patients: cross‐sectional analysis&lt;/title&gt;&lt;secondary-title&gt;Journal of the American Geriatrics Society&lt;/secondary-title&gt;&lt;/titles&gt;&lt;periodical&gt;&lt;full-title&gt;Journal of the American Geriatrics Society&lt;/full-title&gt;&lt;/periodical&gt;&lt;dates&gt;&lt;year&gt;2020&lt;/year&gt;&lt;/dates&gt;&lt;isbn&gt;0002-8614&lt;/isbn&gt;&lt;urls&gt;&lt;/urls&gt;&lt;/record&gt;&lt;/Cite&gt;&lt;/EndNote&gt;</w:instrText>
      </w:r>
      <w:r w:rsidR="00973790">
        <w:fldChar w:fldCharType="separate"/>
      </w:r>
      <w:r w:rsidR="0095587C" w:rsidRPr="0095587C">
        <w:rPr>
          <w:noProof/>
          <w:vertAlign w:val="superscript"/>
        </w:rPr>
        <w:t>10</w:t>
      </w:r>
      <w:r w:rsidR="00973790">
        <w:fldChar w:fldCharType="end"/>
      </w:r>
      <w:r w:rsidR="00403F5A">
        <w:t xml:space="preserve"> O</w:t>
      </w:r>
      <w:r w:rsidR="009F62FC">
        <w:t>lder people have a greater risk of adverse health outcomes at a population level,</w:t>
      </w:r>
      <w:r w:rsidR="00606184">
        <w:t xml:space="preserve"> and in the trial setting specifically.</w:t>
      </w:r>
      <w:r w:rsidR="00AC69D5">
        <w:fldChar w:fldCharType="begin"/>
      </w:r>
      <w:r w:rsidR="00AC69D5">
        <w:instrText xml:space="preserve"> ADDIN EN.CITE &lt;EndNote&gt;&lt;Cite&gt;&lt;Author&gt;Luo&lt;/Author&gt;&lt;Year&gt;2016&lt;/Year&gt;&lt;RecNum&gt;41953&lt;/RecNum&gt;&lt;DisplayText&gt;&lt;style face="superscript"&gt;11&lt;/style&gt;&lt;/DisplayText&gt;&lt;record&gt;&lt;rec-number&gt;41953&lt;/rec-number&gt;&lt;foreign-keys&gt;&lt;key app="EN" db-id="rvtxd99fop2vtleaeayxprr6ee50v9rt5fzw" timestamp="1605048952"&gt;41953&lt;/key&gt;&lt;/foreign-keys&gt;&lt;ref-type name="Journal Article"&gt;17&lt;/ref-type&gt;&lt;contributors&gt;&lt;authors&gt;&lt;author&gt;Luo, Jake&lt;/author&gt;&lt;author&gt;Eldredge, Christina&lt;/author&gt;&lt;author&gt;Cho, Chi C&lt;/author&gt;&lt;author&gt;Cisler, Ron A&lt;/author&gt;&lt;/authors&gt;&lt;/contributors&gt;&lt;titles&gt;&lt;title&gt;Population analysis of adverse events in different age groups using big clinical trials data&lt;/title&gt;&lt;secondary-title&gt;JMIR medical informatics&lt;/secondary-title&gt;&lt;/titles&gt;&lt;periodical&gt;&lt;full-title&gt;JMIR medical informatics&lt;/full-title&gt;&lt;/periodical&gt;&lt;pages&gt;e30&lt;/pages&gt;&lt;volume&gt;4&lt;/volume&gt;&lt;number&gt;4&lt;/number&gt;&lt;dates&gt;&lt;year&gt;2016&lt;/year&gt;&lt;/dates&gt;&lt;urls&gt;&lt;/urls&gt;&lt;/record&gt;&lt;/Cite&gt;&lt;/EndNote&gt;</w:instrText>
      </w:r>
      <w:r w:rsidR="00AC69D5">
        <w:fldChar w:fldCharType="separate"/>
      </w:r>
      <w:r w:rsidR="00AC69D5" w:rsidRPr="00AC69D5">
        <w:rPr>
          <w:noProof/>
          <w:vertAlign w:val="superscript"/>
        </w:rPr>
        <w:t>11</w:t>
      </w:r>
      <w:r w:rsidR="00AC69D5">
        <w:fldChar w:fldCharType="end"/>
      </w:r>
      <w:r w:rsidR="009F62FC">
        <w:t xml:space="preserve"> </w:t>
      </w:r>
      <w:r w:rsidR="00606184">
        <w:t>This is likely to be</w:t>
      </w:r>
      <w:r w:rsidR="009F62FC">
        <w:t xml:space="preserve"> driven by</w:t>
      </w:r>
      <w:r w:rsidR="00EC24D0">
        <w:t xml:space="preserve"> </w:t>
      </w:r>
      <w:r w:rsidR="00464931">
        <w:t xml:space="preserve">characteristics such as frailty and multimorbidity </w:t>
      </w:r>
      <w:r w:rsidR="009F62FC">
        <w:t>which are more common in older age</w:t>
      </w:r>
      <w:r w:rsidR="00494A2B">
        <w:t xml:space="preserve">, </w:t>
      </w:r>
      <w:r w:rsidR="00F57AF1">
        <w:t>associated with poor health outcomes, and often under-represented within RCTs</w:t>
      </w:r>
      <w:r w:rsidR="009F62FC">
        <w:t>.</w:t>
      </w:r>
      <w:r w:rsidR="006118D3">
        <w:fldChar w:fldCharType="begin">
          <w:fldData xml:space="preserve">PEVuZE5vdGU+PENpdGU+PEF1dGhvcj5IYW5sb248L0F1dGhvcj48WWVhcj4yMDE5PC9ZZWFyPjxS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</w:fldData>
        </w:fldChar>
      </w:r>
      <w:r w:rsidR="007D0B39">
        <w:instrText xml:space="preserve"> ADDIN EN.CITE </w:instrText>
      </w:r>
      <w:r w:rsidR="007D0B39">
        <w:fldChar w:fldCharType="begin">
          <w:fldData xml:space="preserve">PEVuZE5vdGU+PENpdGU+PEF1dGhvcj5IYW5sb248L0F1dGhvcj48WWVhcj4yMDE5PC9ZZWFyPjxS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</w:fldData>
        </w:fldChar>
      </w:r>
      <w:r w:rsidR="007D0B39">
        <w:instrText xml:space="preserve"> ADDIN EN.CITE.DATA </w:instrText>
      </w:r>
      <w:r w:rsidR="007D0B39">
        <w:fldChar w:fldCharType="end"/>
      </w:r>
      <w:r w:rsidR="006118D3">
        <w:fldChar w:fldCharType="separate"/>
      </w:r>
      <w:r w:rsidR="007D0B39" w:rsidRPr="007D0B39">
        <w:rPr>
          <w:noProof/>
          <w:vertAlign w:val="superscript"/>
        </w:rPr>
        <w:t>12,13</w:t>
      </w:r>
      <w:r w:rsidR="006118D3">
        <w:fldChar w:fldCharType="end"/>
      </w:r>
      <w:r w:rsidR="009F62FC">
        <w:t xml:space="preserve"> </w:t>
      </w:r>
      <w:r w:rsidR="006A0319">
        <w:t xml:space="preserve">It is not clear, therefore, </w:t>
      </w:r>
      <w:del w:id="108" w:author="David" w:date="2020-12-03T22:40:00Z">
        <w:r w:rsidR="006A0319" w:rsidDel="00DA78C6">
          <w:delText>if simply</w:delText>
        </w:r>
      </w:del>
      <w:ins w:id="109" w:author="David" w:date="2020-12-03T22:40:00Z">
        <w:r w:rsidR="00DA78C6">
          <w:t>whether</w:t>
        </w:r>
      </w:ins>
      <w:r w:rsidR="006A0319">
        <w:t xml:space="preserve"> recruiting older people into </w:t>
      </w:r>
      <w:del w:id="110" w:author="David" w:date="2020-12-03T22:41:00Z">
        <w:r w:rsidR="006A0319" w:rsidDel="00DA78C6">
          <w:delText>RCTs</w:delText>
        </w:r>
        <w:r w:rsidR="003B4B08" w:rsidDel="00DA78C6">
          <w:delText xml:space="preserve"> </w:delText>
        </w:r>
      </w:del>
      <w:ins w:id="111" w:author="David" w:date="2020-12-03T22:41:00Z">
        <w:r w:rsidR="00DA78C6">
          <w:t xml:space="preserve">such trials </w:t>
        </w:r>
      </w:ins>
      <w:r w:rsidR="003B4B08">
        <w:t>is sufficient to generate evidence applicable to older peopl</w:t>
      </w:r>
      <w:r w:rsidR="00F25D6A">
        <w:t xml:space="preserve">e encountered in routine clinical practice. </w:t>
      </w:r>
    </w:p>
    <w:p w14:paraId="1AE3AE2C" w14:textId="0E981592" w:rsidR="00A11EBB" w:rsidRDefault="00425229" w:rsidP="00DA4623">
      <w:pPr>
        <w:spacing w:line="480" w:lineRule="auto"/>
      </w:pPr>
      <w:r>
        <w:t>Previous studies assessing</w:t>
      </w:r>
      <w:r w:rsidR="000E7EFE">
        <w:t xml:space="preserve"> trial representativeness have tended to apply trial exclusion criteria to</w:t>
      </w:r>
      <w:r w:rsidR="00D933E0">
        <w:t xml:space="preserve"> population samples derived from routine healthcare data or disease registries</w:t>
      </w:r>
      <w:r w:rsidR="00AB4347">
        <w:t>, concluding that many people living with long-term conditions would be ineligible</w:t>
      </w:r>
      <w:r w:rsidR="002047A1">
        <w:t xml:space="preserve"> for RCTs.</w:t>
      </w:r>
      <w:r w:rsidR="00ED6E20">
        <w:fldChar w:fldCharType="begin">
          <w:fldData xml:space="preserve">PEVuZE5vdGU+PENpdGU+PEF1dGhvcj5IZTwvQXV0aG9yPjxZZWFyPjIwMjA8L1llYXI+PFJlY051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</w:fldData>
        </w:fldChar>
      </w:r>
      <w:r w:rsidR="00214D9C">
        <w:instrText xml:space="preserve"> ADDIN EN.CITE </w:instrText>
      </w:r>
      <w:r w:rsidR="00214D9C">
        <w:fldChar w:fldCharType="begin">
          <w:fldData xml:space="preserve">PEVuZE5vdGU+PENpdGU+PEF1dGhvcj5IZTwvQXV0aG9yPjxZZWFyPjIwMjA8L1llYXI+PFJlY051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</w:fldData>
        </w:fldChar>
      </w:r>
      <w:r w:rsidR="00214D9C">
        <w:instrText xml:space="preserve"> ADDIN EN.CITE.DATA </w:instrText>
      </w:r>
      <w:r w:rsidR="00214D9C">
        <w:fldChar w:fldCharType="end"/>
      </w:r>
      <w:r w:rsidR="00ED6E20">
        <w:fldChar w:fldCharType="separate"/>
      </w:r>
      <w:r w:rsidR="00214D9C" w:rsidRPr="00214D9C">
        <w:rPr>
          <w:noProof/>
          <w:vertAlign w:val="superscript"/>
        </w:rPr>
        <w:t>5,6,10,14</w:t>
      </w:r>
      <w:r w:rsidR="00ED6E20">
        <w:fldChar w:fldCharType="end"/>
      </w:r>
      <w:r w:rsidR="002047A1">
        <w:t xml:space="preserve"> However, such an approach does not</w:t>
      </w:r>
      <w:r w:rsidR="00C113B7">
        <w:t xml:space="preserve"> directly assess the health outcomes in trial participants compared to those receiving routine care. </w:t>
      </w:r>
      <w:r w:rsidR="00A01A5D">
        <w:t xml:space="preserve">One potential </w:t>
      </w:r>
      <w:ins w:id="112" w:author="David" w:date="2020-12-03T22:46:00Z">
        <w:r w:rsidR="00B9430F">
          <w:t xml:space="preserve">alternative </w:t>
        </w:r>
      </w:ins>
      <w:r w:rsidR="00A01A5D">
        <w:t xml:space="preserve">approach </w:t>
      </w:r>
      <w:del w:id="113" w:author="David" w:date="2020-12-03T22:46:00Z">
        <w:r w:rsidR="00A01A5D" w:rsidDel="00B9430F">
          <w:delText>to assessing this is by analysing</w:delText>
        </w:r>
      </w:del>
      <w:ins w:id="114" w:author="David" w:date="2020-12-03T22:46:00Z">
        <w:r w:rsidR="00B9430F">
          <w:t xml:space="preserve">is based </w:t>
        </w:r>
        <w:r w:rsidR="009E25A9">
          <w:t>instead on</w:t>
        </w:r>
      </w:ins>
      <w:r w:rsidR="00A01A5D">
        <w:t xml:space="preserve"> Serious Adverse Events</w:t>
      </w:r>
      <w:r w:rsidR="008741A8">
        <w:t xml:space="preserve"> (SAEs)</w:t>
      </w:r>
      <w:r w:rsidR="00A01A5D">
        <w:t xml:space="preserve">. </w:t>
      </w:r>
      <w:r w:rsidR="008741A8">
        <w:t>SAEs in a trial setting ar</w:t>
      </w:r>
      <w:r w:rsidR="008F6CAC">
        <w:t>e events which are either life threatening</w:t>
      </w:r>
      <w:r w:rsidR="00EC1B13">
        <w:t>, lead to death</w:t>
      </w:r>
      <w:r w:rsidR="008F6CAC">
        <w:t xml:space="preserve">, </w:t>
      </w:r>
      <w:r w:rsidR="001E4EA8">
        <w:t>cause</w:t>
      </w:r>
      <w:r w:rsidR="008F6CAC">
        <w:t xml:space="preserve"> </w:t>
      </w:r>
      <w:r w:rsidR="00EC1B13">
        <w:lastRenderedPageBreak/>
        <w:t xml:space="preserve">or prolong </w:t>
      </w:r>
      <w:r w:rsidR="008F6CAC">
        <w:t xml:space="preserve">hospitalisation, </w:t>
      </w:r>
      <w:r w:rsidR="001E4EA8">
        <w:t>result in</w:t>
      </w:r>
      <w:r w:rsidR="00DD507E">
        <w:t xml:space="preserve"> serious or lasting impairment or disability, or cause a birth defect. </w:t>
      </w:r>
      <w:r w:rsidR="00181529">
        <w:t xml:space="preserve">Regulatory bodies require that trial sponsors record and report all </w:t>
      </w:r>
      <w:r w:rsidR="00DA1A65">
        <w:t>SAEs and</w:t>
      </w:r>
      <w:r w:rsidR="00181529">
        <w:t xml:space="preserve"> </w:t>
      </w:r>
      <w:r w:rsidR="00F15399">
        <w:t>recording these is also part of the CONSORT statement for the publication of trial findings</w:t>
      </w:r>
      <w:r w:rsidR="00181529">
        <w:t>.</w:t>
      </w:r>
      <w:r w:rsidR="00461830">
        <w:fldChar w:fldCharType="begin"/>
      </w:r>
      <w:r w:rsidR="00461830">
        <w:instrText xml:space="preserve"> ADDIN EN.CITE &lt;EndNote&gt;&lt;Cite&gt;&lt;Author&gt;Ioannidis&lt;/Author&gt;&lt;Year&gt;2004&lt;/Year&gt;&lt;RecNum&gt;41955&lt;/RecNum&gt;&lt;DisplayText&gt;&lt;style face="superscript"&gt;15&lt;/style&gt;&lt;/DisplayText&gt;&lt;record&gt;&lt;rec-number&gt;41955&lt;/rec-number&gt;&lt;foreign-keys&gt;&lt;key app="EN" db-id="rvtxd99fop2vtleaeayxprr6ee50v9rt5fzw" timestamp="1605049163"&gt;41955&lt;/key&gt;&lt;/foreign-keys&gt;&lt;ref-type name="Journal Article"&gt;17&lt;/ref-type&gt;&lt;contributors&gt;&lt;authors&gt;&lt;author&gt;Ioannidis, John PA&lt;/author&gt;&lt;author&gt;Evans, Stephen JW&lt;/author&gt;&lt;author&gt;Gøtzsche, Peter C&lt;/author&gt;&lt;author&gt;O&amp;apos;neill, Robert T&lt;/author&gt;&lt;author&gt;Altman, Douglas G&lt;/author&gt;&lt;author&gt;Schulz, Kenneth&lt;/author&gt;&lt;author&gt;Moher, David&lt;/author&gt;&lt;/authors&gt;&lt;/contributors&gt;&lt;titles&gt;&lt;title&gt;Better reporting of harms in randomized trials: an extension of the CONSORT statement&lt;/title&gt;&lt;secondary-title&gt;Annals of internal medicine&lt;/secondary-title&gt;&lt;/titles&gt;&lt;periodical&gt;&lt;full-title&gt;Annals of internal medicine&lt;/full-title&gt;&lt;/periodical&gt;&lt;pages&gt;781-788&lt;/pages&gt;&lt;volume&gt;141&lt;/volume&gt;&lt;number&gt;10&lt;/number&gt;&lt;dates&gt;&lt;year&gt;2004&lt;/year&gt;&lt;/dates&gt;&lt;isbn&gt;0003-4819&lt;/isbn&gt;&lt;urls&gt;&lt;/urls&gt;&lt;/record&gt;&lt;/Cite&gt;&lt;/EndNote&gt;</w:instrText>
      </w:r>
      <w:r w:rsidR="00461830">
        <w:fldChar w:fldCharType="separate"/>
      </w:r>
      <w:r w:rsidR="00461830" w:rsidRPr="00461830">
        <w:rPr>
          <w:noProof/>
          <w:vertAlign w:val="superscript"/>
        </w:rPr>
        <w:t>15</w:t>
      </w:r>
      <w:r w:rsidR="00461830">
        <w:fldChar w:fldCharType="end"/>
      </w:r>
      <w:r w:rsidR="00181529">
        <w:t xml:space="preserve"> </w:t>
      </w:r>
      <w:r w:rsidR="00DD507E">
        <w:t>Importantly, SAEs need not be related to the trial treatment</w:t>
      </w:r>
      <w:r w:rsidR="00D91467">
        <w:t xml:space="preserve"> and may occur in both treatment and control arms. </w:t>
      </w:r>
      <w:r w:rsidR="00DA1A65">
        <w:t xml:space="preserve">Therefore, </w:t>
      </w:r>
      <w:r w:rsidR="009D233C">
        <w:t xml:space="preserve">SAEs </w:t>
      </w:r>
      <w:r w:rsidR="00BF3E12">
        <w:t>should provide a reliable measure of the rate of adverse health outcomes</w:t>
      </w:r>
      <w:r w:rsidR="0034759D">
        <w:t xml:space="preserve"> (particularly resulting in hospitalisation and death) within a trial population.</w:t>
      </w:r>
      <w:r w:rsidR="00856868">
        <w:t xml:space="preserve"> </w:t>
      </w:r>
      <w:del w:id="115" w:author="David" w:date="2020-12-03T22:48:00Z">
        <w:r w:rsidR="000F3FAF" w:rsidDel="00FE75A1">
          <w:delText>It may be possible</w:delText>
        </w:r>
      </w:del>
      <w:ins w:id="116" w:author="David" w:date="2020-12-03T22:48:00Z">
        <w:r w:rsidR="00FE75A1">
          <w:t>Indeed</w:t>
        </w:r>
      </w:ins>
      <w:r w:rsidR="000F3FAF">
        <w:t>,</w:t>
      </w:r>
      <w:ins w:id="117" w:author="David" w:date="2020-12-03T22:48:00Z">
        <w:r w:rsidR="00FE75A1">
          <w:t xml:space="preserve"> if</w:t>
        </w:r>
      </w:ins>
      <w:ins w:id="118" w:author="David" w:date="2020-12-03T22:49:00Z">
        <w:r w:rsidR="00C05C84">
          <w:t xml:space="preserve"> a</w:t>
        </w:r>
      </w:ins>
      <w:ins w:id="119" w:author="David" w:date="2020-12-03T22:48:00Z">
        <w:r w:rsidR="00FE75A1">
          <w:t xml:space="preserve"> trials </w:t>
        </w:r>
      </w:ins>
      <w:ins w:id="120" w:author="David" w:date="2020-12-03T22:49:00Z">
        <w:r w:rsidR="00C05C84">
          <w:t>was</w:t>
        </w:r>
      </w:ins>
      <w:ins w:id="121" w:author="David" w:date="2020-12-03T22:48:00Z">
        <w:r w:rsidR="00FE75A1">
          <w:t xml:space="preserve"> perfectly representative</w:t>
        </w:r>
      </w:ins>
      <w:ins w:id="122" w:author="David" w:date="2020-12-03T22:49:00Z">
        <w:r w:rsidR="00C05C84">
          <w:t>,</w:t>
        </w:r>
      </w:ins>
      <w:ins w:id="123" w:author="David" w:date="2020-12-03T22:48:00Z">
        <w:r w:rsidR="00FE75A1">
          <w:t xml:space="preserve"> we would expect the </w:t>
        </w:r>
      </w:ins>
      <w:del w:id="124" w:author="David" w:date="2020-12-03T22:48:00Z">
        <w:r w:rsidR="000F3FAF" w:rsidDel="00FE75A1">
          <w:delText xml:space="preserve"> therefore, to compare </w:delText>
        </w:r>
      </w:del>
      <w:del w:id="125" w:author="David" w:date="2020-12-03T22:47:00Z">
        <w:r w:rsidR="000F3FAF" w:rsidDel="00C56F3C">
          <w:delText xml:space="preserve">this </w:delText>
        </w:r>
      </w:del>
      <w:ins w:id="126" w:author="David" w:date="2020-12-03T22:47:00Z">
        <w:r w:rsidR="00C56F3C">
          <w:t xml:space="preserve">SAE </w:t>
        </w:r>
      </w:ins>
      <w:r w:rsidR="000F3FAF">
        <w:t xml:space="preserve">rate </w:t>
      </w:r>
      <w:del w:id="127" w:author="David" w:date="2020-12-03T22:49:00Z">
        <w:r w:rsidR="000F3FAF" w:rsidDel="00C05C84">
          <w:delText>to the rate of hospitalisations and deaths (which in a trial setting would, by definition, be SAEs)</w:delText>
        </w:r>
        <w:r w:rsidR="008556B3" w:rsidDel="00C05C84">
          <w:delText xml:space="preserve"> in a real-world population prescribed similar treatment to</w:delText>
        </w:r>
        <w:r w:rsidR="00266911" w:rsidDel="00C05C84">
          <w:delText xml:space="preserve"> approximate the rate of SAEs when these drugs are used in routine clinical practice</w:delText>
        </w:r>
      </w:del>
      <w:ins w:id="128" w:author="David" w:date="2020-12-03T22:49:00Z">
        <w:r w:rsidR="00C05C84">
          <w:t xml:space="preserve">of that trial to be similar to hospitalisation and death rates among </w:t>
        </w:r>
      </w:ins>
      <w:ins w:id="129" w:author="David" w:date="2020-12-03T22:50:00Z">
        <w:r w:rsidR="00167AA5">
          <w:t>t</w:t>
        </w:r>
      </w:ins>
      <w:ins w:id="130" w:author="David" w:date="2020-12-03T22:51:00Z">
        <w:r w:rsidR="00167AA5">
          <w:t xml:space="preserve">he </w:t>
        </w:r>
      </w:ins>
      <w:ins w:id="131" w:author="David" w:date="2020-12-03T22:50:00Z">
        <w:r w:rsidR="00C95D4D">
          <w:t xml:space="preserve">“target” </w:t>
        </w:r>
      </w:ins>
      <w:ins w:id="132" w:author="David" w:date="2020-12-03T22:49:00Z">
        <w:r w:rsidR="00C05C84">
          <w:t xml:space="preserve">patients </w:t>
        </w:r>
      </w:ins>
      <w:ins w:id="133" w:author="David" w:date="2020-12-03T22:51:00Z">
        <w:r w:rsidR="00167AA5">
          <w:t>with the same condition</w:t>
        </w:r>
      </w:ins>
      <w:ins w:id="134" w:author="David" w:date="2020-12-03T22:50:00Z">
        <w:r w:rsidR="00C95D4D">
          <w:t xml:space="preserve"> </w:t>
        </w:r>
      </w:ins>
      <w:ins w:id="135" w:author="David" w:date="2020-12-03T22:51:00Z">
        <w:r w:rsidR="00167AA5">
          <w:t>to which we would expect</w:t>
        </w:r>
      </w:ins>
      <w:ins w:id="136" w:author="David" w:date="2020-12-03T22:50:00Z">
        <w:r w:rsidR="00C95D4D">
          <w:t xml:space="preserve"> the trial results to apply</w:t>
        </w:r>
      </w:ins>
      <w:r w:rsidR="00266911">
        <w:t>.</w:t>
      </w:r>
      <w:del w:id="137" w:author="David" w:date="2020-12-03T22:50:00Z">
        <w:r w:rsidR="0034759D" w:rsidDel="00C95D4D">
          <w:delText xml:space="preserve"> </w:delText>
        </w:r>
        <w:r w:rsidR="00A11EBB" w:rsidDel="00C95D4D">
          <w:delText xml:space="preserve">This may, </w:delText>
        </w:r>
        <w:r w:rsidR="00266911" w:rsidDel="00C95D4D">
          <w:delText xml:space="preserve">by </w:delText>
        </w:r>
        <w:r w:rsidR="00F32293" w:rsidDel="00C95D4D">
          <w:delText>extension</w:delText>
        </w:r>
        <w:r w:rsidR="00A11EBB" w:rsidDel="00C95D4D">
          <w:delText>, give an indication of trial representativeness based on direct measurement of health outcomes.</w:delText>
        </w:r>
      </w:del>
      <w:r w:rsidR="00A11EBB">
        <w:t xml:space="preserve"> </w:t>
      </w:r>
      <w:ins w:id="138" w:author="David" w:date="2020-12-03T22:51:00Z">
        <w:r w:rsidR="00167AA5">
          <w:t xml:space="preserve">We would also expect older people trials to have </w:t>
        </w:r>
        <w:r w:rsidR="00D37627">
          <w:t>higher SAE rates than ‘standard’ or ‘unselected’ trials for the same indication.</w:t>
        </w:r>
      </w:ins>
    </w:p>
    <w:p w14:paraId="2C0F60BE" w14:textId="33F357EC" w:rsidR="00A11EBB" w:rsidRPr="00464C56" w:rsidRDefault="006B3D45" w:rsidP="00DA4623">
      <w:pPr>
        <w:spacing w:line="480" w:lineRule="auto"/>
      </w:pPr>
      <w:del w:id="139" w:author="David" w:date="2020-12-03T22:50:00Z">
        <w:r w:rsidDel="00C95D4D">
          <w:delText>This study therefore aims</w:delText>
        </w:r>
      </w:del>
      <w:ins w:id="140" w:author="David" w:date="2020-12-03T22:50:00Z">
        <w:r w:rsidR="00C95D4D">
          <w:t xml:space="preserve">Therefore, we will </w:t>
        </w:r>
      </w:ins>
      <w:del w:id="141" w:author="David" w:date="2020-12-03T22:50:00Z">
        <w:r w:rsidDel="00C95D4D">
          <w:delText xml:space="preserve"> to </w:delText>
        </w:r>
      </w:del>
      <w:r>
        <w:t>compare the rate</w:t>
      </w:r>
      <w:ins w:id="142" w:author="David" w:date="2020-12-03T22:55:00Z">
        <w:r w:rsidR="008E27D3">
          <w:t>s</w:t>
        </w:r>
      </w:ins>
      <w:r>
        <w:t xml:space="preserve"> of SAEs in</w:t>
      </w:r>
      <w:r w:rsidR="00CB7CA6">
        <w:t xml:space="preserve"> </w:t>
      </w:r>
      <w:del w:id="143" w:author="David" w:date="2020-12-03T22:53:00Z">
        <w:r w:rsidR="00CB7CA6" w:rsidDel="0046622E">
          <w:delText xml:space="preserve">RCTs </w:delText>
        </w:r>
        <w:r w:rsidR="00DF0D08" w:rsidDel="0046622E">
          <w:delText xml:space="preserve">focusing on </w:delText>
        </w:r>
      </w:del>
      <w:r w:rsidR="00DF0D08">
        <w:t xml:space="preserve">older people </w:t>
      </w:r>
      <w:ins w:id="144" w:author="David" w:date="2020-12-03T22:53:00Z">
        <w:r w:rsidR="0046622E">
          <w:t>trials with the rates in standard trials</w:t>
        </w:r>
        <w:r w:rsidR="001C5B8D">
          <w:t xml:space="preserve"> </w:t>
        </w:r>
      </w:ins>
      <w:ins w:id="145" w:author="David" w:date="2020-12-03T22:55:00Z">
        <w:r w:rsidR="00D30AEA">
          <w:t xml:space="preserve">and </w:t>
        </w:r>
      </w:ins>
      <w:del w:id="146" w:author="David" w:date="2020-12-03T22:53:00Z">
        <w:r w:rsidR="00DF0D08" w:rsidDel="001C5B8D">
          <w:delText>with the SAE rate of</w:delText>
        </w:r>
      </w:del>
      <w:del w:id="147" w:author="David" w:date="2020-12-03T22:51:00Z">
        <w:r w:rsidR="00DF0D08" w:rsidDel="00D37627">
          <w:delText xml:space="preserve"> ‘</w:delText>
        </w:r>
        <w:r w:rsidR="005A14D2" w:rsidDel="00D37627">
          <w:delText>standard’ or ‘unselected’ trials for the same indication</w:delText>
        </w:r>
      </w:del>
      <w:del w:id="148" w:author="David" w:date="2020-12-03T22:53:00Z">
        <w:r w:rsidR="005A14D2" w:rsidDel="001C5B8D">
          <w:delText xml:space="preserve">. </w:delText>
        </w:r>
        <w:r w:rsidR="007653E0" w:rsidDel="001C5B8D">
          <w:delText>This comparison will assess</w:delText>
        </w:r>
      </w:del>
      <w:del w:id="149" w:author="David" w:date="2020-12-03T22:54:00Z">
        <w:r w:rsidR="007653E0" w:rsidDel="001C5B8D">
          <w:delText xml:space="preserve"> </w:delText>
        </w:r>
      </w:del>
      <w:del w:id="150" w:author="David" w:date="2020-12-03T22:55:00Z">
        <w:r w:rsidR="007653E0" w:rsidDel="00D30AEA">
          <w:delText xml:space="preserve">whether trials </w:delText>
        </w:r>
      </w:del>
      <w:del w:id="151" w:author="David" w:date="2020-12-03T22:54:00Z">
        <w:r w:rsidR="007653E0" w:rsidDel="001C5B8D">
          <w:delText>focusing on older people s</w:delText>
        </w:r>
      </w:del>
      <w:del w:id="152" w:author="David" w:date="2020-12-03T22:55:00Z">
        <w:r w:rsidR="007653E0" w:rsidDel="00D30AEA">
          <w:delText xml:space="preserve">uccessfully recruit participants at greater risk of adverse health consequences. </w:delText>
        </w:r>
        <w:r w:rsidR="002E46EB" w:rsidDel="00D30AEA">
          <w:delText xml:space="preserve">We will then </w:delText>
        </w:r>
      </w:del>
      <w:r w:rsidR="002E46EB">
        <w:t xml:space="preserve">compare the rate of SAEs in each </w:t>
      </w:r>
      <w:ins w:id="153" w:author="David" w:date="2020-12-03T22:55:00Z">
        <w:r w:rsidR="00D30AEA">
          <w:t xml:space="preserve">both older people and standard </w:t>
        </w:r>
      </w:ins>
      <w:r w:rsidR="002E46EB">
        <w:t>trial to the rate of hospitalisation and death in people with hypertension starting RAAS in routine clinical practice, adjusting for age and sex</w:t>
      </w:r>
      <w:del w:id="154" w:author="David" w:date="2020-12-03T22:55:00Z">
        <w:r w:rsidR="002E46EB" w:rsidDel="00D30AEA">
          <w:delText>, to assess if trial participants experience similar event-rates to people being treated in the community</w:delText>
        </w:r>
      </w:del>
      <w:r w:rsidR="002E46EB">
        <w:t xml:space="preserve">. </w:t>
      </w:r>
      <w:r w:rsidR="000A418C">
        <w:t>As an exemplar, we will focus on drugs to treat hypertension acting on the renin-angiotensin-aldosterone system</w:t>
      </w:r>
      <w:r w:rsidR="00F154EE">
        <w:t xml:space="preserve"> (RAAS). </w:t>
      </w:r>
    </w:p>
    <w:p w14:paraId="508A2EC0" w14:textId="79A2C4CE" w:rsidR="005C4C79" w:rsidRDefault="005C4C79" w:rsidP="00DA4623">
      <w:pPr>
        <w:spacing w:line="480" w:lineRule="auto"/>
      </w:pPr>
      <w:r>
        <w:br w:type="page"/>
      </w:r>
    </w:p>
    <w:p w14:paraId="746505EC" w14:textId="19CB7FF8" w:rsidR="00BD34C4" w:rsidRDefault="005C4C79" w:rsidP="00DA4623">
      <w:pPr>
        <w:pStyle w:val="Heading1"/>
      </w:pPr>
      <w:r>
        <w:lastRenderedPageBreak/>
        <w:t>Methods</w:t>
      </w:r>
    </w:p>
    <w:p w14:paraId="2EF917F3" w14:textId="58FE594E" w:rsidR="005F74CC" w:rsidRPr="005F74CC" w:rsidRDefault="005F74CC" w:rsidP="00DA4623">
      <w:pPr>
        <w:spacing w:line="480" w:lineRule="auto"/>
      </w:pPr>
      <w:r>
        <w:t>This study compares</w:t>
      </w:r>
      <w:r w:rsidR="002A6D08">
        <w:t xml:space="preserve"> SAE rates in registered RCTs of RAAS drugs to treat hypertension</w:t>
      </w:r>
      <w:r w:rsidR="00CF66E7">
        <w:t xml:space="preserve"> with a community sample of</w:t>
      </w:r>
      <w:r w:rsidR="00C860F4">
        <w:t xml:space="preserve"> people with hypertension who were initiated on RAAS drugs</w:t>
      </w:r>
    </w:p>
    <w:p w14:paraId="23A8991A" w14:textId="1631881D" w:rsidR="00B96120" w:rsidRDefault="00B96120" w:rsidP="00DA4623">
      <w:pPr>
        <w:pStyle w:val="Heading2"/>
        <w:spacing w:line="480" w:lineRule="auto"/>
      </w:pPr>
      <w:r>
        <w:t>Study design and participants</w:t>
      </w:r>
    </w:p>
    <w:p w14:paraId="02F54154" w14:textId="6331C626" w:rsidR="002F2EC7" w:rsidRDefault="00C860F4" w:rsidP="00DA4623">
      <w:pPr>
        <w:spacing w:line="480" w:lineRule="auto"/>
        <w:rPr>
          <w:ins w:id="155" w:author="David" w:date="2020-12-03T23:02:00Z"/>
        </w:rPr>
      </w:pPr>
      <w:r w:rsidRPr="004C5415">
        <w:t>Trials were identified from clinicaltrials.gov</w:t>
      </w:r>
      <w:r w:rsidR="00176973" w:rsidRPr="004C5415">
        <w:t>, a registry</w:t>
      </w:r>
      <w:r w:rsidR="00176973">
        <w:t xml:space="preserve"> of clinical trials from across the world managed by the United States</w:t>
      </w:r>
      <w:r w:rsidR="004C5415">
        <w:t xml:space="preserve"> National Institutes of Health</w:t>
      </w:r>
      <w:ins w:id="156" w:author="David" w:date="2020-12-03T18:22:00Z">
        <w:r w:rsidR="00E360DC">
          <w:t xml:space="preserve"> based on an extract</w:t>
        </w:r>
      </w:ins>
      <w:ins w:id="157" w:author="David" w:date="2020-12-03T18:23:00Z">
        <w:r w:rsidR="00134D61">
          <w:t xml:space="preserve"> taken on August 2017 to</w:t>
        </w:r>
      </w:ins>
      <w:ins w:id="158" w:author="David" w:date="2020-12-03T18:22:00Z">
        <w:r w:rsidR="00E360DC">
          <w:t xml:space="preserve"> which we had </w:t>
        </w:r>
      </w:ins>
      <w:ins w:id="159" w:author="David" w:date="2020-12-03T18:23:00Z">
        <w:r w:rsidR="00134D61">
          <w:t>applied</w:t>
        </w:r>
      </w:ins>
      <w:ins w:id="160" w:author="David" w:date="2020-12-03T18:22:00Z">
        <w:r w:rsidR="00E360DC">
          <w:t xml:space="preserve"> </w:t>
        </w:r>
        <w:r w:rsidR="00134D61">
          <w:t xml:space="preserve">WHO ATC drug classes for all interventions [ref </w:t>
        </w:r>
        <w:proofErr w:type="spellStart"/>
        <w:r w:rsidR="00134D61">
          <w:t>bmc</w:t>
        </w:r>
        <w:proofErr w:type="spellEnd"/>
        <w:r w:rsidR="00134D61">
          <w:t xml:space="preserve"> paper].</w:t>
        </w:r>
        <w:r w:rsidR="00E360DC">
          <w:t xml:space="preserve"> </w:t>
        </w:r>
      </w:ins>
      <w:del w:id="161" w:author="David" w:date="2020-12-03T18:22:00Z">
        <w:r w:rsidR="00C10726" w:rsidDel="00E360DC">
          <w:delText>.</w:delText>
        </w:r>
      </w:del>
      <w:r w:rsidR="00C10726">
        <w:t xml:space="preserve"> </w:t>
      </w:r>
      <w:r w:rsidR="00951023">
        <w:t>We included trials</w:t>
      </w:r>
      <w:r w:rsidR="00DD5DBF">
        <w:t xml:space="preserve"> </w:t>
      </w:r>
      <w:ins w:id="162" w:author="David" w:date="2020-12-03T22:56:00Z">
        <w:r w:rsidR="00DD0667">
          <w:t>in two stages</w:t>
        </w:r>
      </w:ins>
      <w:ins w:id="163" w:author="David" w:date="2020-12-03T22:57:00Z">
        <w:r w:rsidR="00BB1D4B">
          <w:t xml:space="preserve"> (Figure 1)</w:t>
        </w:r>
      </w:ins>
      <w:ins w:id="164" w:author="David" w:date="2020-12-03T22:56:00Z">
        <w:r w:rsidR="00DD0667">
          <w:t>. First</w:t>
        </w:r>
      </w:ins>
      <w:ins w:id="165" w:author="David" w:date="2020-12-03T22:57:00Z">
        <w:r w:rsidR="00E25C0D">
          <w:t>,</w:t>
        </w:r>
      </w:ins>
      <w:ins w:id="166" w:author="David" w:date="2020-12-03T22:56:00Z">
        <w:r w:rsidR="00DD0667">
          <w:t xml:space="preserve"> we </w:t>
        </w:r>
      </w:ins>
      <w:ins w:id="167" w:author="David" w:date="2020-12-03T23:01:00Z">
        <w:r w:rsidR="00F3438F">
          <w:t>identified</w:t>
        </w:r>
      </w:ins>
      <w:ins w:id="168" w:author="David" w:date="2020-12-03T22:56:00Z">
        <w:r w:rsidR="004257B5">
          <w:t xml:space="preserve"> all </w:t>
        </w:r>
      </w:ins>
      <w:ins w:id="169" w:author="David" w:date="2020-12-03T23:01:00Z">
        <w:r w:rsidR="00F3438F">
          <w:t xml:space="preserve">trials with a minimum inclusion age of 60-years or older, and defined these as </w:t>
        </w:r>
      </w:ins>
      <w:ins w:id="170" w:author="David" w:date="2020-12-03T22:56:00Z">
        <w:r w:rsidR="004257B5">
          <w:t>older people</w:t>
        </w:r>
      </w:ins>
      <w:ins w:id="171" w:author="David" w:date="2020-12-03T23:01:00Z">
        <w:r w:rsidR="00F3438F">
          <w:t xml:space="preserve"> trials, and reviewed these</w:t>
        </w:r>
      </w:ins>
      <w:ins w:id="172" w:author="David" w:date="2020-12-03T22:56:00Z">
        <w:r w:rsidR="004257B5">
          <w:t xml:space="preserve"> </w:t>
        </w:r>
      </w:ins>
      <w:ins w:id="173" w:author="David" w:date="2020-12-03T22:57:00Z">
        <w:r w:rsidR="004257B5">
          <w:t>to identify drug</w:t>
        </w:r>
      </w:ins>
      <w:ins w:id="174" w:author="David" w:date="2020-12-03T22:59:00Z">
        <w:r w:rsidR="008E78ED">
          <w:t xml:space="preserve">s </w:t>
        </w:r>
      </w:ins>
      <w:ins w:id="175" w:author="David" w:date="2020-12-03T22:57:00Z">
        <w:r w:rsidR="004257B5">
          <w:t>and indications for which older people trials were commonly undertak</w:t>
        </w:r>
      </w:ins>
      <w:ins w:id="176" w:author="David" w:date="2020-12-03T22:58:00Z">
        <w:r w:rsidR="00E25C0D">
          <w:t xml:space="preserve">en, </w:t>
        </w:r>
      </w:ins>
      <w:ins w:id="177" w:author="David" w:date="2020-12-03T22:57:00Z">
        <w:r w:rsidR="004257B5">
          <w:t>select</w:t>
        </w:r>
      </w:ins>
      <w:ins w:id="178" w:author="David" w:date="2020-12-03T22:58:00Z">
        <w:r w:rsidR="00E25C0D">
          <w:t>ing</w:t>
        </w:r>
      </w:ins>
      <w:ins w:id="179" w:author="David" w:date="2020-12-03T22:57:00Z">
        <w:r w:rsidR="004257B5">
          <w:t xml:space="preserve"> </w:t>
        </w:r>
      </w:ins>
      <w:del w:id="180" w:author="David" w:date="2020-12-03T22:57:00Z">
        <w:r w:rsidR="00DD5DBF" w:rsidDel="004257B5">
          <w:delText>of drugs a</w:delText>
        </w:r>
      </w:del>
      <w:ins w:id="181" w:author="David" w:date="2020-12-03T22:57:00Z">
        <w:r w:rsidR="004257B5">
          <w:t>drugs a</w:t>
        </w:r>
      </w:ins>
      <w:r w:rsidR="00DD5DBF">
        <w:t>cting on the RAAS</w:t>
      </w:r>
      <w:r w:rsidR="00BB5420">
        <w:t xml:space="preserve"> for the treatment of hypertension. </w:t>
      </w:r>
      <w:ins w:id="182" w:author="David" w:date="2020-12-03T22:58:00Z">
        <w:r w:rsidR="00E25C0D">
          <w:t>Secondly, we obtained all trials</w:t>
        </w:r>
        <w:r w:rsidR="000E2643">
          <w:t xml:space="preserve"> for </w:t>
        </w:r>
      </w:ins>
      <w:ins w:id="183" w:author="David" w:date="2020-12-03T22:59:00Z">
        <w:r w:rsidR="008E78ED">
          <w:t>the same</w:t>
        </w:r>
        <w:r w:rsidR="0062730B">
          <w:t xml:space="preserve"> indications and </w:t>
        </w:r>
        <w:r w:rsidR="008E78ED">
          <w:t>drugs</w:t>
        </w:r>
      </w:ins>
      <w:ins w:id="184" w:author="David" w:date="2020-12-03T23:01:00Z">
        <w:r w:rsidR="003A0A60">
          <w:t xml:space="preserve"> regardless of </w:t>
        </w:r>
      </w:ins>
      <w:ins w:id="185" w:author="David" w:date="2020-12-03T23:02:00Z">
        <w:r w:rsidR="003A0A60">
          <w:t>age-based inclusion criteria</w:t>
        </w:r>
      </w:ins>
      <w:ins w:id="186" w:author="David" w:date="2020-12-03T22:59:00Z">
        <w:r w:rsidR="0062730B">
          <w:t xml:space="preserve">. </w:t>
        </w:r>
      </w:ins>
      <w:r w:rsidR="00BB5420">
        <w:t>To be eligible, trials had to be registered from 1999 onwards,</w:t>
      </w:r>
      <w:r w:rsidR="00357D8B">
        <w:t xml:space="preserve"> be phase 2-3, 3, or 4,</w:t>
      </w:r>
      <w:r w:rsidR="00BB5420">
        <w:t xml:space="preserve"> </w:t>
      </w:r>
      <w:r w:rsidR="005E14CA">
        <w:t>and have eligibility criteria published in English. We included trials undertaken in any country, single- or multi-centre trials, with published or unpublished results</w:t>
      </w:r>
      <w:r w:rsidR="00EF556A">
        <w:t>.</w:t>
      </w:r>
      <w:del w:id="187" w:author="David" w:date="2020-12-03T23:00:00Z">
        <w:r w:rsidR="003E56AE" w:rsidDel="00F3438F">
          <w:delText xml:space="preserve"> We then subdivided the included trials into ‘older-people trials’ where the minimum age for inclusion was 60 </w:delText>
        </w:r>
        <w:r w:rsidR="003C6B3C" w:rsidDel="00F3438F">
          <w:delText xml:space="preserve">years </w:delText>
        </w:r>
        <w:r w:rsidR="003E56AE" w:rsidDel="00F3438F">
          <w:delText>or older</w:delText>
        </w:r>
      </w:del>
      <w:del w:id="188" w:author="David" w:date="2020-12-03T23:02:00Z">
        <w:r w:rsidR="003E56AE" w:rsidDel="003A0A60">
          <w:delText xml:space="preserve">, </w:delText>
        </w:r>
        <w:r w:rsidR="003C6B3C" w:rsidDel="003A0A60">
          <w:delText>and ‘standard trials’ which had no minimum age or minimum age less than 60 years</w:delText>
        </w:r>
        <w:r w:rsidR="003C6B3C" w:rsidDel="008C3E52">
          <w:delText>.</w:delText>
        </w:r>
      </w:del>
      <w:r w:rsidR="002F13BC">
        <w:t xml:space="preserve"> </w:t>
      </w:r>
      <w:del w:id="189" w:author="David" w:date="2020-12-03T23:02:00Z">
        <w:r w:rsidR="002F13BC" w:rsidDel="008C3E52">
          <w:delText xml:space="preserve">Trial inclusion is summarised in Figure </w:delText>
        </w:r>
        <w:commentRangeStart w:id="190"/>
        <w:r w:rsidR="002F13BC" w:rsidDel="008C3E52">
          <w:delText>1</w:delText>
        </w:r>
        <w:commentRangeEnd w:id="190"/>
        <w:r w:rsidR="00A5517A" w:rsidDel="008C3E52">
          <w:rPr>
            <w:rStyle w:val="CommentReference"/>
          </w:rPr>
          <w:commentReference w:id="190"/>
        </w:r>
        <w:r w:rsidR="002F13BC" w:rsidDel="008C3E52">
          <w:delText>.</w:delText>
        </w:r>
        <w:r w:rsidR="004E41AC" w:rsidDel="008C3E52">
          <w:rPr>
            <w:noProof/>
          </w:rPr>
          <mc:AlternateContent>
            <mc:Choice Requires="wpc">
              <w:drawing>
                <wp:inline distT="0" distB="0" distL="0" distR="0" wp14:anchorId="2F1C17D7" wp14:editId="63CB6B25">
                  <wp:extent cx="5486400" cy="3200400"/>
                  <wp:effectExtent l="0" t="0" r="0" b="0"/>
                  <wp:docPr id="1" name="Canva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Canvas">
                      <wpc:wpc>
                        <wpc:bg>
                          <a:solidFill>
                            <a:prstClr val="white"/>
                          </a:solidFill>
                        </wpc:bg>
                        <wpc:whole/>
                      </wpc:wpc>
                    </a:graphicData>
                  </a:graphic>
                </wp:inline>
              </w:drawing>
            </mc:Choice>
            <mc:Fallback xmlns:w16="http://schemas.microsoft.com/office/word/2018/wordml" xmlns:w16cex="http://schemas.microsoft.com/office/word/2018/wordml/cex">
              <w:pict>
                <v:group w14:anchorId="645C3E38" id="Canvas 1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027" type="#_x0000_t75" style="position:absolute;width:54864;height:32004;visibility:visible;mso-wrap-style:square" filled="t">
                    <v:fill o:detectmouseclick="t"/>
                    <v:path o:connecttype="none"/>
                  </v:shape>
                  <w10:anchorlock/>
                </v:group>
              </w:pict>
            </mc:Fallback>
          </mc:AlternateContent>
        </w:r>
      </w:del>
    </w:p>
    <w:p w14:paraId="078B9692" w14:textId="7B3E3AC4" w:rsidR="008C3E52" w:rsidRDefault="008C3E52">
      <w:pPr>
        <w:pStyle w:val="Heading2"/>
        <w:rPr>
          <w:ins w:id="191" w:author="David" w:date="2020-12-03T23:02:00Z"/>
        </w:rPr>
        <w:pPrChange w:id="192" w:author="David" w:date="2020-12-04T00:17:00Z">
          <w:pPr>
            <w:spacing w:line="480" w:lineRule="auto"/>
          </w:pPr>
        </w:pPrChange>
      </w:pPr>
      <w:ins w:id="193" w:author="David" w:date="2020-12-03T23:02:00Z">
        <w:r>
          <w:lastRenderedPageBreak/>
          <w:t>Figure 1</w:t>
        </w:r>
      </w:ins>
      <w:ins w:id="194" w:author="David" w:date="2020-12-04T00:17:00Z">
        <w:r w:rsidR="007B2B7F">
          <w:t xml:space="preserve"> Trial selection</w:t>
        </w:r>
      </w:ins>
    </w:p>
    <w:p w14:paraId="1DFF1052" w14:textId="46FBC319" w:rsidR="008C3E52" w:rsidRDefault="000B3290" w:rsidP="00DA4623">
      <w:pPr>
        <w:spacing w:line="480" w:lineRule="auto"/>
      </w:pPr>
      <w:ins w:id="195" w:author="David" w:date="2020-12-03T23:03:00Z">
        <w:r w:rsidRPr="000B3290">
          <w:rPr>
            <w:noProof/>
          </w:rPr>
          <w:drawing>
            <wp:inline distT="0" distB="0" distL="0" distR="0" wp14:anchorId="43787551" wp14:editId="0978802A">
              <wp:extent cx="5589917" cy="4800293"/>
              <wp:effectExtent l="0" t="0" r="0" b="0"/>
              <wp:docPr id="2" name="Graphic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>
                        <a:extLst>
                          <a:ext uri="{96DAC541-7B7A-43D3-8B79-37D633B846F1}">
                            <asvg:svgBlip xmlns:asvg="http://schemas.microsoft.com/office/drawing/2016/SVG/main" r:embed="rId12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08112" cy="481591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7423F75" w14:textId="682BC010" w:rsidR="00637022" w:rsidRPr="006676B0" w:rsidRDefault="006676B0">
      <w:pPr>
        <w:spacing w:line="480" w:lineRule="auto"/>
        <w:rPr>
          <w:ins w:id="196" w:author="David" w:date="2020-12-04T00:17:00Z"/>
          <w:sz w:val="18"/>
          <w:szCs w:val="18"/>
          <w:rPrChange w:id="197" w:author="David" w:date="2020-12-04T00:21:00Z">
            <w:rPr>
              <w:ins w:id="198" w:author="David" w:date="2020-12-04T00:17:00Z"/>
            </w:rPr>
          </w:rPrChange>
        </w:rPr>
      </w:pPr>
      <w:ins w:id="199" w:author="David" w:date="2020-12-04T00:21:00Z">
        <w:r w:rsidRPr="006676B0">
          <w:rPr>
            <w:sz w:val="18"/>
            <w:szCs w:val="18"/>
            <w:rPrChange w:id="200" w:author="David" w:date="2020-12-04T00:21:00Z">
              <w:rPr/>
            </w:rPrChange>
          </w:rPr>
          <w:t xml:space="preserve">a) </w:t>
        </w:r>
      </w:ins>
      <w:ins w:id="201" w:author="David" w:date="2020-12-04T00:18:00Z">
        <w:r w:rsidR="002918BF" w:rsidRPr="006676B0">
          <w:rPr>
            <w:sz w:val="18"/>
            <w:szCs w:val="18"/>
            <w:rPrChange w:id="202" w:author="David" w:date="2020-12-04T00:21:00Z">
              <w:rPr/>
            </w:rPrChange>
          </w:rPr>
          <w:t xml:space="preserve">All RAAS drugs were permitted for </w:t>
        </w:r>
        <w:r w:rsidR="0082696C" w:rsidRPr="006676B0">
          <w:rPr>
            <w:sz w:val="18"/>
            <w:szCs w:val="18"/>
            <w:rPrChange w:id="203" w:author="David" w:date="2020-12-04T00:21:00Z">
              <w:rPr/>
            </w:rPrChange>
          </w:rPr>
          <w:t xml:space="preserve">the selection of </w:t>
        </w:r>
      </w:ins>
      <w:ins w:id="204" w:author="David" w:date="2020-12-04T00:21:00Z">
        <w:r w:rsidR="002C7730">
          <w:rPr>
            <w:sz w:val="18"/>
            <w:szCs w:val="18"/>
          </w:rPr>
          <w:t xml:space="preserve">eligible </w:t>
        </w:r>
      </w:ins>
      <w:ins w:id="205" w:author="David" w:date="2020-12-04T00:18:00Z">
        <w:r w:rsidR="0082696C" w:rsidRPr="006676B0">
          <w:rPr>
            <w:sz w:val="18"/>
            <w:szCs w:val="18"/>
            <w:rPrChange w:id="206" w:author="David" w:date="2020-12-04T00:21:00Z">
              <w:rPr/>
            </w:rPrChange>
          </w:rPr>
          <w:t xml:space="preserve">older people trials. Only </w:t>
        </w:r>
      </w:ins>
      <w:ins w:id="207" w:author="David" w:date="2020-12-04T00:19:00Z">
        <w:r w:rsidR="0082696C" w:rsidRPr="006676B0">
          <w:rPr>
            <w:sz w:val="18"/>
            <w:szCs w:val="18"/>
            <w:rPrChange w:id="208" w:author="David" w:date="2020-12-04T00:21:00Z">
              <w:rPr/>
            </w:rPrChange>
          </w:rPr>
          <w:t>trials which</w:t>
        </w:r>
      </w:ins>
      <w:ins w:id="209" w:author="David" w:date="2020-12-04T00:22:00Z">
        <w:r w:rsidR="002C7730">
          <w:rPr>
            <w:sz w:val="18"/>
            <w:szCs w:val="18"/>
          </w:rPr>
          <w:t xml:space="preserve"> were</w:t>
        </w:r>
      </w:ins>
      <w:ins w:id="210" w:author="David" w:date="2020-12-04T00:19:00Z">
        <w:r w:rsidR="0082696C" w:rsidRPr="006676B0">
          <w:rPr>
            <w:sz w:val="18"/>
            <w:szCs w:val="18"/>
            <w:rPrChange w:id="211" w:author="David" w:date="2020-12-04T00:21:00Z">
              <w:rPr/>
            </w:rPrChange>
          </w:rPr>
          <w:t xml:space="preserve"> studied </w:t>
        </w:r>
      </w:ins>
      <w:ins w:id="212" w:author="David" w:date="2020-12-04T00:22:00Z">
        <w:r w:rsidR="002C7730">
          <w:rPr>
            <w:sz w:val="18"/>
            <w:szCs w:val="18"/>
          </w:rPr>
          <w:t xml:space="preserve">in </w:t>
        </w:r>
      </w:ins>
      <w:ins w:id="213" w:author="David" w:date="2020-12-04T00:19:00Z">
        <w:r w:rsidR="0082696C" w:rsidRPr="006676B0">
          <w:rPr>
            <w:sz w:val="18"/>
            <w:szCs w:val="18"/>
            <w:rPrChange w:id="214" w:author="David" w:date="2020-12-04T00:21:00Z">
              <w:rPr/>
            </w:rPrChange>
          </w:rPr>
          <w:t>one</w:t>
        </w:r>
      </w:ins>
      <w:ins w:id="215" w:author="David" w:date="2020-12-04T00:22:00Z">
        <w:r w:rsidR="002C7730">
          <w:rPr>
            <w:sz w:val="18"/>
            <w:szCs w:val="18"/>
          </w:rPr>
          <w:t xml:space="preserve"> or more</w:t>
        </w:r>
      </w:ins>
      <w:ins w:id="216" w:author="David" w:date="2020-12-04T00:19:00Z">
        <w:r w:rsidR="0082696C" w:rsidRPr="006676B0">
          <w:rPr>
            <w:sz w:val="18"/>
            <w:szCs w:val="18"/>
            <w:rPrChange w:id="217" w:author="David" w:date="2020-12-04T00:21:00Z">
              <w:rPr/>
            </w:rPrChange>
          </w:rPr>
          <w:t xml:space="preserve"> of the </w:t>
        </w:r>
      </w:ins>
      <w:ins w:id="218" w:author="David" w:date="2020-12-04T00:18:00Z">
        <w:r w:rsidR="0082696C" w:rsidRPr="006676B0">
          <w:rPr>
            <w:sz w:val="18"/>
            <w:szCs w:val="18"/>
            <w:rPrChange w:id="219" w:author="David" w:date="2020-12-04T00:21:00Z">
              <w:rPr/>
            </w:rPrChange>
          </w:rPr>
          <w:t>older p</w:t>
        </w:r>
      </w:ins>
      <w:ins w:id="220" w:author="David" w:date="2020-12-04T00:19:00Z">
        <w:r w:rsidR="0082696C" w:rsidRPr="006676B0">
          <w:rPr>
            <w:sz w:val="18"/>
            <w:szCs w:val="18"/>
            <w:rPrChange w:id="221" w:author="David" w:date="2020-12-04T00:21:00Z">
              <w:rPr/>
            </w:rPrChange>
          </w:rPr>
          <w:t>erson trial</w:t>
        </w:r>
      </w:ins>
      <w:ins w:id="222" w:author="David" w:date="2020-12-04T00:22:00Z">
        <w:r w:rsidR="002C7730">
          <w:rPr>
            <w:sz w:val="18"/>
            <w:szCs w:val="18"/>
          </w:rPr>
          <w:t>s</w:t>
        </w:r>
      </w:ins>
      <w:ins w:id="223" w:author="David" w:date="2020-12-04T00:19:00Z">
        <w:r w:rsidR="0082696C" w:rsidRPr="006676B0">
          <w:rPr>
            <w:sz w:val="18"/>
            <w:szCs w:val="18"/>
            <w:rPrChange w:id="224" w:author="David" w:date="2020-12-04T00:21:00Z">
              <w:rPr/>
            </w:rPrChange>
          </w:rPr>
          <w:t xml:space="preserve"> (</w:t>
        </w:r>
        <w:proofErr w:type="spellStart"/>
        <w:r w:rsidR="0082696C" w:rsidRPr="006676B0">
          <w:rPr>
            <w:sz w:val="18"/>
            <w:szCs w:val="18"/>
            <w:rPrChange w:id="225" w:author="David" w:date="2020-12-04T00:21:00Z">
              <w:rPr/>
            </w:rPrChange>
          </w:rPr>
          <w:t>aliskiren</w:t>
        </w:r>
        <w:proofErr w:type="spellEnd"/>
        <w:r w:rsidR="0082696C" w:rsidRPr="006676B0">
          <w:rPr>
            <w:sz w:val="18"/>
            <w:szCs w:val="18"/>
            <w:rPrChange w:id="226" w:author="David" w:date="2020-12-04T00:21:00Z">
              <w:rPr/>
            </w:rPrChange>
          </w:rPr>
          <w:t xml:space="preserve">, irbesartan, </w:t>
        </w:r>
        <w:proofErr w:type="spellStart"/>
        <w:r w:rsidR="0082696C" w:rsidRPr="006676B0">
          <w:rPr>
            <w:sz w:val="18"/>
            <w:szCs w:val="18"/>
            <w:rPrChange w:id="227" w:author="David" w:date="2020-12-04T00:21:00Z">
              <w:rPr/>
            </w:rPrChange>
          </w:rPr>
          <w:t>olmesartan</w:t>
        </w:r>
        <w:proofErr w:type="spellEnd"/>
        <w:r w:rsidR="0082696C" w:rsidRPr="006676B0">
          <w:rPr>
            <w:sz w:val="18"/>
            <w:szCs w:val="18"/>
            <w:rPrChange w:id="228" w:author="David" w:date="2020-12-04T00:21:00Z">
              <w:rPr/>
            </w:rPrChange>
          </w:rPr>
          <w:t xml:space="preserve">, telmisartan or valsartan) were </w:t>
        </w:r>
      </w:ins>
      <w:ins w:id="229" w:author="David" w:date="2020-12-04T00:22:00Z">
        <w:r w:rsidR="002C7730">
          <w:rPr>
            <w:sz w:val="18"/>
            <w:szCs w:val="18"/>
          </w:rPr>
          <w:t>selected for the comparator group of</w:t>
        </w:r>
      </w:ins>
      <w:ins w:id="230" w:author="David" w:date="2020-12-04T00:19:00Z">
        <w:r w:rsidR="0082696C" w:rsidRPr="006676B0">
          <w:rPr>
            <w:sz w:val="18"/>
            <w:szCs w:val="18"/>
            <w:rPrChange w:id="231" w:author="David" w:date="2020-12-04T00:21:00Z">
              <w:rPr/>
            </w:rPrChange>
          </w:rPr>
          <w:t xml:space="preserve"> the </w:t>
        </w:r>
        <w:r w:rsidR="00637022" w:rsidRPr="006676B0">
          <w:rPr>
            <w:sz w:val="18"/>
            <w:szCs w:val="18"/>
            <w:rPrChange w:id="232" w:author="David" w:date="2020-12-04T00:21:00Z">
              <w:rPr/>
            </w:rPrChange>
          </w:rPr>
          <w:t>standard trials</w:t>
        </w:r>
      </w:ins>
      <w:ins w:id="233" w:author="David" w:date="2020-12-04T00:21:00Z">
        <w:r w:rsidRPr="006676B0">
          <w:rPr>
            <w:sz w:val="18"/>
            <w:szCs w:val="18"/>
            <w:rPrChange w:id="234" w:author="David" w:date="2020-12-04T00:21:00Z">
              <w:rPr/>
            </w:rPrChange>
          </w:rPr>
          <w:t xml:space="preserve">. b) </w:t>
        </w:r>
      </w:ins>
      <w:ins w:id="235" w:author="David" w:date="2020-12-04T00:19:00Z">
        <w:r w:rsidR="00637022" w:rsidRPr="006676B0">
          <w:rPr>
            <w:sz w:val="18"/>
            <w:szCs w:val="18"/>
            <w:rPrChange w:id="236" w:author="David" w:date="2020-12-04T00:21:00Z">
              <w:rPr/>
            </w:rPrChange>
          </w:rPr>
          <w:t>Within drug comparisons</w:t>
        </w:r>
      </w:ins>
      <w:ins w:id="237" w:author="David" w:date="2020-12-04T00:22:00Z">
        <w:r w:rsidR="00F22CED">
          <w:rPr>
            <w:sz w:val="18"/>
            <w:szCs w:val="18"/>
          </w:rPr>
          <w:t xml:space="preserve"> refers to </w:t>
        </w:r>
      </w:ins>
      <w:ins w:id="238" w:author="David" w:date="2020-12-04T00:23:00Z">
        <w:r w:rsidR="00F22CED">
          <w:rPr>
            <w:sz w:val="18"/>
            <w:szCs w:val="18"/>
          </w:rPr>
          <w:t>trials where all arms included the same drug (</w:t>
        </w:r>
        <w:proofErr w:type="spellStart"/>
        <w:r w:rsidR="00F22CED">
          <w:rPr>
            <w:sz w:val="18"/>
            <w:szCs w:val="18"/>
          </w:rPr>
          <w:t>eg</w:t>
        </w:r>
        <w:proofErr w:type="spellEnd"/>
        <w:r w:rsidR="00F22CED">
          <w:rPr>
            <w:sz w:val="18"/>
            <w:szCs w:val="18"/>
          </w:rPr>
          <w:t xml:space="preserve"> t</w:t>
        </w:r>
      </w:ins>
      <w:ins w:id="239" w:author="David" w:date="2020-12-04T00:19:00Z">
        <w:r w:rsidR="00637022" w:rsidRPr="006676B0">
          <w:rPr>
            <w:sz w:val="18"/>
            <w:szCs w:val="18"/>
            <w:rPrChange w:id="240" w:author="David" w:date="2020-12-04T00:21:00Z">
              <w:rPr/>
            </w:rPrChange>
          </w:rPr>
          <w:t>rials of different dosages or regimens</w:t>
        </w:r>
      </w:ins>
      <w:ins w:id="241" w:author="David" w:date="2020-12-04T00:23:00Z">
        <w:r w:rsidR="00F22CED">
          <w:rPr>
            <w:sz w:val="18"/>
            <w:szCs w:val="18"/>
          </w:rPr>
          <w:t>)</w:t>
        </w:r>
      </w:ins>
      <w:ins w:id="242" w:author="David" w:date="2020-12-04T00:19:00Z">
        <w:r w:rsidR="00637022" w:rsidRPr="006676B0">
          <w:rPr>
            <w:sz w:val="18"/>
            <w:szCs w:val="18"/>
            <w:rPrChange w:id="243" w:author="David" w:date="2020-12-04T00:21:00Z">
              <w:rPr/>
            </w:rPrChange>
          </w:rPr>
          <w:t xml:space="preserve">. Between class comparisons refers to </w:t>
        </w:r>
      </w:ins>
      <w:ins w:id="244" w:author="David" w:date="2020-12-04T00:23:00Z">
        <w:r w:rsidR="00F22CED">
          <w:rPr>
            <w:sz w:val="18"/>
            <w:szCs w:val="18"/>
          </w:rPr>
          <w:t xml:space="preserve">trials where all arms included </w:t>
        </w:r>
      </w:ins>
      <w:ins w:id="245" w:author="David" w:date="2020-12-04T00:19:00Z">
        <w:r w:rsidR="00637022" w:rsidRPr="006676B0">
          <w:rPr>
            <w:sz w:val="18"/>
            <w:szCs w:val="18"/>
            <w:rPrChange w:id="246" w:author="David" w:date="2020-12-04T00:21:00Z">
              <w:rPr/>
            </w:rPrChange>
          </w:rPr>
          <w:t>drugs</w:t>
        </w:r>
      </w:ins>
      <w:ins w:id="247" w:author="David" w:date="2020-12-04T00:20:00Z">
        <w:r w:rsidR="00637022" w:rsidRPr="006676B0">
          <w:rPr>
            <w:sz w:val="18"/>
            <w:szCs w:val="18"/>
            <w:rPrChange w:id="248" w:author="David" w:date="2020-12-04T00:21:00Z">
              <w:rPr/>
            </w:rPrChange>
          </w:rPr>
          <w:t xml:space="preserve"> with the same 5-character ATC class (</w:t>
        </w:r>
        <w:proofErr w:type="spellStart"/>
        <w:r w:rsidR="00637022" w:rsidRPr="006676B0">
          <w:rPr>
            <w:sz w:val="18"/>
            <w:szCs w:val="18"/>
            <w:rPrChange w:id="249" w:author="David" w:date="2020-12-04T00:21:00Z">
              <w:rPr/>
            </w:rPrChange>
          </w:rPr>
          <w:t>eg</w:t>
        </w:r>
        <w:proofErr w:type="spellEnd"/>
        <w:r w:rsidR="00637022" w:rsidRPr="006676B0">
          <w:rPr>
            <w:sz w:val="18"/>
            <w:szCs w:val="18"/>
            <w:rPrChange w:id="250" w:author="David" w:date="2020-12-04T00:21:00Z">
              <w:rPr/>
            </w:rPrChange>
          </w:rPr>
          <w:t xml:space="preserve"> </w:t>
        </w:r>
        <w:r w:rsidR="009F1B74" w:rsidRPr="006676B0">
          <w:rPr>
            <w:sz w:val="18"/>
            <w:szCs w:val="18"/>
            <w:rPrChange w:id="251" w:author="David" w:date="2020-12-04T00:21:00Z">
              <w:rPr/>
            </w:rPrChange>
          </w:rPr>
          <w:t>drugs in WHO ATC class C09CA a</w:t>
        </w:r>
      </w:ins>
      <w:ins w:id="252" w:author="David" w:date="2020-12-04T00:21:00Z">
        <w:r w:rsidR="009F1B74" w:rsidRPr="006676B0">
          <w:rPr>
            <w:sz w:val="18"/>
            <w:szCs w:val="18"/>
            <w:rPrChange w:id="253" w:author="David" w:date="2020-12-04T00:21:00Z">
              <w:rPr/>
            </w:rPrChange>
          </w:rPr>
          <w:t>re all a</w:t>
        </w:r>
      </w:ins>
      <w:ins w:id="254" w:author="David" w:date="2020-12-04T00:20:00Z">
        <w:r w:rsidR="009F1B74" w:rsidRPr="006676B0">
          <w:rPr>
            <w:sz w:val="18"/>
            <w:szCs w:val="18"/>
            <w:rPrChange w:id="255" w:author="David" w:date="2020-12-04T00:21:00Z">
              <w:rPr/>
            </w:rPrChange>
          </w:rPr>
          <w:t>ngiotensin II receptor blockers</w:t>
        </w:r>
      </w:ins>
      <w:ins w:id="256" w:author="David" w:date="2020-12-04T00:22:00Z">
        <w:r w:rsidR="008361D8">
          <w:rPr>
            <w:sz w:val="18"/>
            <w:szCs w:val="18"/>
          </w:rPr>
          <w:t>)</w:t>
        </w:r>
      </w:ins>
      <w:ins w:id="257" w:author="David" w:date="2020-12-04T00:21:00Z">
        <w:r w:rsidR="009F1B74" w:rsidRPr="006676B0">
          <w:rPr>
            <w:sz w:val="18"/>
            <w:szCs w:val="18"/>
            <w:rPrChange w:id="258" w:author="David" w:date="2020-12-04T00:21:00Z">
              <w:rPr/>
            </w:rPrChange>
          </w:rPr>
          <w:t>.</w:t>
        </w:r>
      </w:ins>
    </w:p>
    <w:p w14:paraId="7B33167D" w14:textId="77777777" w:rsidR="006676B0" w:rsidRDefault="006676B0" w:rsidP="00DA4623">
      <w:pPr>
        <w:spacing w:line="480" w:lineRule="auto"/>
        <w:rPr>
          <w:ins w:id="259" w:author="David" w:date="2020-12-04T00:21:00Z"/>
        </w:rPr>
      </w:pPr>
    </w:p>
    <w:p w14:paraId="77B43C80" w14:textId="7AD291DF" w:rsidR="00D772AE" w:rsidRDefault="00104AC5" w:rsidP="00DA4623">
      <w:pPr>
        <w:spacing w:line="480" w:lineRule="auto"/>
      </w:pPr>
      <w:r>
        <w:t>The community comparison sample was identified using the Secure Anonymised Information Linkage (SAIL) databank. SAIL</w:t>
      </w:r>
      <w:r w:rsidR="006E4BAE">
        <w:t xml:space="preserve"> collects routine healthcare data (including primary care diagnostic codes and prescriptions,</w:t>
      </w:r>
      <w:r w:rsidR="00882CAA">
        <w:t xml:space="preserve"> with linked hospital and mortality data)</w:t>
      </w:r>
      <w:r w:rsidR="000D7672">
        <w:t xml:space="preserve"> from participating practices in Wales, UK</w:t>
      </w:r>
      <w:r w:rsidR="002B21CA">
        <w:t xml:space="preserve"> (covering approximately 70% of the population)</w:t>
      </w:r>
      <w:r w:rsidR="000D7672">
        <w:t>.</w:t>
      </w:r>
      <w:r w:rsidR="002B21CA">
        <w:t xml:space="preserve"> SAIL participants are representative of the wider population in terms of age, sex and socioeconomic status</w:t>
      </w:r>
      <w:r w:rsidR="00882CAA">
        <w:t xml:space="preserve">. We identified participants with </w:t>
      </w:r>
      <w:r w:rsidR="00882CAA">
        <w:lastRenderedPageBreak/>
        <w:t>a previous diagnostic code for hypertension in primary care</w:t>
      </w:r>
      <w:r w:rsidR="00D753F1">
        <w:t xml:space="preserve"> who were prescribed a RAAS drug for the first time. We excluded participants who registered with a SAIL practice</w:t>
      </w:r>
      <w:r w:rsidR="007C3571">
        <w:t xml:space="preserve"> less than 1 year before starting the RAAS drug</w:t>
      </w:r>
      <w:r w:rsidR="00AC015D">
        <w:t>. We also excluded people with any coded myocardial infarction or stroke</w:t>
      </w:r>
      <w:r w:rsidR="00C53BB2">
        <w:t xml:space="preserve"> occurring in the 12 months prior to initiation (</w:t>
      </w:r>
      <w:r w:rsidR="002C0EBC">
        <w:t xml:space="preserve">as these people were unlikely to be receiving the RAAS drug solely to treat hypertension, </w:t>
      </w:r>
      <w:del w:id="260" w:author="David" w:date="2020-12-03T23:03:00Z">
        <w:r w:rsidR="002C0EBC" w:rsidDel="00024488">
          <w:delText xml:space="preserve">and </w:delText>
        </w:r>
      </w:del>
      <w:ins w:id="261" w:author="David" w:date="2020-12-03T23:03:00Z">
        <w:r w:rsidR="00024488">
          <w:t xml:space="preserve">so </w:t>
        </w:r>
      </w:ins>
      <w:r w:rsidR="002C0EBC">
        <w:t>are likely to have higher</w:t>
      </w:r>
      <w:r w:rsidR="00554CD9">
        <w:t xml:space="preserve"> rates of hospitalisation and death).</w:t>
      </w:r>
      <w:r w:rsidR="00F346BD">
        <w:t xml:space="preserve"> Figure 2 summarises participant selection and exclusions.</w:t>
      </w:r>
      <w:r w:rsidR="00554CD9">
        <w:t xml:space="preserve"> As a sensitivity analysis, we also excluded all participants with a previous code for diabetes mellitus or heart failure.</w:t>
      </w:r>
    </w:p>
    <w:p w14:paraId="0FCA2ECD" w14:textId="77777777" w:rsidR="00D772AE" w:rsidRDefault="00D772AE">
      <w:r>
        <w:br w:type="page"/>
      </w:r>
    </w:p>
    <w:p w14:paraId="33B94FD9" w14:textId="3F5D1641" w:rsidR="002F13BC" w:rsidRDefault="00867216" w:rsidP="00DA4623">
      <w:pPr>
        <w:spacing w:line="480" w:lineRule="auto"/>
      </w:pPr>
      <w:r>
        <w:lastRenderedPageBreak/>
        <w:t>Figure 2: Inclusion and analysis of SAIL participants</w:t>
      </w:r>
      <w:r w:rsidR="00AB03DF">
        <w:t xml:space="preserve"> for community comparison</w:t>
      </w:r>
    </w:p>
    <w:p w14:paraId="23BDD6FC" w14:textId="1155897E" w:rsidR="00F346BD" w:rsidRDefault="00F346BD" w:rsidP="00DA4623">
      <w:pPr>
        <w:spacing w:line="480" w:lineRule="auto"/>
      </w:pPr>
      <w:r>
        <w:rPr>
          <w:noProof/>
        </w:rPr>
        <mc:AlternateContent>
          <mc:Choice Requires="wpc">
            <w:drawing>
              <wp:inline distT="0" distB="0" distL="0" distR="0" wp14:anchorId="19885B4D" wp14:editId="15294FB2">
                <wp:extent cx="5486400" cy="7010400"/>
                <wp:effectExtent l="0" t="0" r="0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8" name="Text Box 8"/>
                        <wps:cNvSpPr txBox="1"/>
                        <wps:spPr>
                          <a:xfrm>
                            <a:off x="285751" y="133350"/>
                            <a:ext cx="3848100" cy="638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6D0D495" w14:textId="48F6BB8C" w:rsidR="00B27BE4" w:rsidRPr="002F437C" w:rsidRDefault="000B01CE" w:rsidP="00CA2718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Adult </w:t>
                              </w:r>
                              <w:r w:rsidR="00B27BE4" w:rsidRPr="002F437C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SAIL participants</w:t>
                              </w: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, </w:t>
                              </w:r>
                              <w:r w:rsidR="00B27BE4" w:rsidRPr="002F437C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initial prescription for RAAS drug</w:t>
                              </w:r>
                              <w:r w:rsidR="00761CCC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2011</w:t>
                              </w:r>
                              <w:r w:rsidR="006049A1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-2015</w:t>
                              </w:r>
                              <w:r w:rsidR="00761CCC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5900E3C9" w14:textId="33AED99E" w:rsidR="00CA2718" w:rsidRPr="002F437C" w:rsidRDefault="00CA2718" w:rsidP="00CA2718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F437C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N=111,653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8"/>
                        <wps:cNvSpPr txBox="1"/>
                        <wps:spPr>
                          <a:xfrm>
                            <a:off x="285751" y="1103925"/>
                            <a:ext cx="3848100" cy="638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6B13718" w14:textId="33246B6D" w:rsidR="00CA2718" w:rsidRPr="002F437C" w:rsidRDefault="000B01CE" w:rsidP="00CA2718">
                              <w:pPr>
                                <w:spacing w:line="25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D</w:t>
                              </w:r>
                              <w:r w:rsidR="00997292" w:rsidRPr="002F437C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 xml:space="preserve">iagnostic code of hypertension </w:t>
                              </w:r>
                              <w:r w:rsidR="008773C9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at any time before</w:t>
                              </w:r>
                              <w:r w:rsidR="00997292" w:rsidRPr="002F437C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 xml:space="preserve"> prescription</w:t>
                              </w:r>
                            </w:p>
                            <w:p w14:paraId="079B8AEF" w14:textId="3CB3EA16" w:rsidR="00CA2718" w:rsidRPr="002F437C" w:rsidRDefault="00CA2718" w:rsidP="00CA2718">
                              <w:pPr>
                                <w:spacing w:line="25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F437C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N=</w:t>
                              </w:r>
                              <w:r w:rsidR="00873840" w:rsidRPr="002F437C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47,803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8"/>
                        <wps:cNvSpPr txBox="1"/>
                        <wps:spPr>
                          <a:xfrm>
                            <a:off x="266701" y="2085000"/>
                            <a:ext cx="3848100" cy="638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E8D9943" w14:textId="2288DF2A" w:rsidR="00873840" w:rsidRPr="002F437C" w:rsidRDefault="00F74BC1" w:rsidP="00873840">
                              <w:pPr>
                                <w:spacing w:line="254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F437C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No myocardial infarction or stroke</w:t>
                              </w:r>
                              <w:r w:rsidR="005931F0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 xml:space="preserve"> past 6 months</w:t>
                              </w:r>
                            </w:p>
                            <w:p w14:paraId="593D8311" w14:textId="74B75D8F" w:rsidR="00873840" w:rsidRPr="002F437C" w:rsidRDefault="00873840" w:rsidP="00873840">
                              <w:pPr>
                                <w:spacing w:line="254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F437C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N=</w:t>
                              </w:r>
                              <w:r w:rsidR="001E6B4B" w:rsidRPr="002F437C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46,137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8"/>
                        <wps:cNvSpPr txBox="1"/>
                        <wps:spPr>
                          <a:xfrm>
                            <a:off x="285751" y="3054557"/>
                            <a:ext cx="3848100" cy="638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CC8C8D9" w14:textId="349AB86B" w:rsidR="001E6B4B" w:rsidRPr="002F437C" w:rsidRDefault="001E6B4B" w:rsidP="001E6B4B">
                              <w:pPr>
                                <w:spacing w:line="252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F437C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Registered for at least</w:t>
                              </w:r>
                              <w:r w:rsidR="002712BE" w:rsidRPr="002F437C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 xml:space="preserve"> 6 months</w:t>
                              </w:r>
                            </w:p>
                            <w:p w14:paraId="7DCDEE64" w14:textId="215B8ACD" w:rsidR="001E6B4B" w:rsidRPr="002F437C" w:rsidRDefault="001E6B4B" w:rsidP="001E6B4B">
                              <w:pPr>
                                <w:spacing w:line="252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F437C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N=</w:t>
                              </w:r>
                              <w:r w:rsidR="002712BE" w:rsidRPr="002F437C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36,021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447800" y="4505325"/>
                            <a:ext cx="152400" cy="1533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traight Connector 13"/>
                        <wps:cNvCnPr/>
                        <wps:spPr>
                          <a:xfrm flipV="1">
                            <a:off x="219075" y="6047400"/>
                            <a:ext cx="4962525" cy="9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57200" y="5410200"/>
                            <a:ext cx="981075" cy="62865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609725" y="5409225"/>
                            <a:ext cx="3314700" cy="62865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933450" y="4247782"/>
                            <a:ext cx="3120390" cy="13531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108F30" w14:textId="56C01C29" w:rsidR="00C77494" w:rsidRPr="009E0EE3" w:rsidRDefault="00C77494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9E0EE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36</w:t>
                              </w:r>
                              <w:r w:rsidR="00D033A6" w:rsidRPr="009E0EE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,021 participants with </w:t>
                              </w:r>
                              <w:r w:rsidR="00465EA1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any </w:t>
                              </w:r>
                              <w:r w:rsidR="00D033A6" w:rsidRPr="009E0EE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previous hypertension</w:t>
                              </w:r>
                              <w:r w:rsidR="00CB59E5" w:rsidRPr="009E0EE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code</w:t>
                              </w:r>
                            </w:p>
                            <w:p w14:paraId="391EBF91" w14:textId="546F3DF7" w:rsidR="00CB59E5" w:rsidRPr="009E0EE3" w:rsidRDefault="00CB59E5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lang w:val="en-US"/>
                                </w:rPr>
                                <w:tab/>
                              </w:r>
                              <w:r w:rsidRPr="009E0EE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Mean age: </w:t>
                              </w:r>
                              <w:r w:rsidR="000D5E4B" w:rsidRPr="009E0EE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64.6 (13.4)</w:t>
                              </w:r>
                            </w:p>
                            <w:p w14:paraId="4AA919AD" w14:textId="4610CE17" w:rsidR="000D5E4B" w:rsidRDefault="000D5E4B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9E0EE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ab/>
                              </w:r>
                              <w:r w:rsidRPr="009E0EE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ab/>
                                <w:t>19</w:t>
                              </w:r>
                              <w:r w:rsidR="00FE6737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,</w:t>
                              </w:r>
                              <w:r w:rsidRPr="009E0EE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230 (53.4%) female</w:t>
                              </w:r>
                            </w:p>
                            <w:p w14:paraId="0C89AA4F" w14:textId="3F926A27" w:rsidR="0010052F" w:rsidRDefault="0010052F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ab/>
                              </w:r>
                              <w:r w:rsidR="00FE6737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20,100 events (hospitalization/death)</w:t>
                              </w:r>
                            </w:p>
                            <w:p w14:paraId="5A7DF948" w14:textId="77777777" w:rsidR="0010052F" w:rsidRPr="009E0EE3" w:rsidRDefault="0010052F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6"/>
                        <wps:cNvSpPr txBox="1"/>
                        <wps:spPr>
                          <a:xfrm>
                            <a:off x="1713525" y="5394973"/>
                            <a:ext cx="2479675" cy="572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23DEA0" w14:textId="7256773F" w:rsidR="00866E27" w:rsidRPr="00A83BCE" w:rsidRDefault="00866E27" w:rsidP="00A83BCE">
                              <w:pPr>
                                <w:spacing w:after="0" w:line="240" w:lineRule="auto"/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83BCE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3 years follow-up</w:t>
                              </w:r>
                            </w:p>
                            <w:p w14:paraId="7303746E" w14:textId="4C5D1FB2" w:rsidR="00A83BCE" w:rsidRDefault="00866E27" w:rsidP="00A83BCE">
                              <w:pPr>
                                <w:spacing w:after="0" w:line="240" w:lineRule="auto"/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83BCE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M</w:t>
                              </w:r>
                              <w:r w:rsidR="00133CFD" w:rsidRPr="00A83BCE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 xml:space="preserve">ean observation </w:t>
                              </w:r>
                              <w:r w:rsidR="005931F0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 xml:space="preserve">time </w:t>
                              </w:r>
                              <w:r w:rsidR="00133CFD" w:rsidRPr="00A83BCE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2.8 years</w:t>
                              </w:r>
                              <w:r w:rsidR="00034861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 xml:space="preserve"> per person</w:t>
                              </w:r>
                              <w:r w:rsidR="00CB59E5" w:rsidRPr="00A83BCE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 xml:space="preserve">       </w:t>
                              </w:r>
                              <w:r w:rsidR="00133CFD" w:rsidRPr="00A83BCE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7A29B30E" w14:textId="4C6C781A" w:rsidR="00866E27" w:rsidRPr="00A83BCE" w:rsidRDefault="0010052F" w:rsidP="00A83BCE">
                              <w:pPr>
                                <w:spacing w:after="0"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Censored at death or de-registration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2847975" y="6019837"/>
                            <a:ext cx="2581275" cy="438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73A2ED" w14:textId="5B1B01ED" w:rsidR="00D772AE" w:rsidRPr="00D772AE" w:rsidRDefault="00D772A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Arrow: Down 19"/>
                        <wps:cNvSpPr/>
                        <wps:spPr>
                          <a:xfrm rot="10800000">
                            <a:off x="1428750" y="6057900"/>
                            <a:ext cx="180975" cy="23812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466725" y="5397348"/>
                            <a:ext cx="87249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EB5E4B" w14:textId="744E0545" w:rsidR="00EE2C15" w:rsidRPr="006C78AD" w:rsidRDefault="006C78AD" w:rsidP="006C78AD">
                              <w:pPr>
                                <w:spacing w:after="0" w:line="240" w:lineRule="auto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C78A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Exclude recent</w:t>
                              </w:r>
                            </w:p>
                            <w:p w14:paraId="2CF23111" w14:textId="77777777" w:rsidR="006C78AD" w:rsidRPr="006C78AD" w:rsidRDefault="006C78AD" w:rsidP="006C78AD">
                              <w:pPr>
                                <w:spacing w:after="0" w:line="240" w:lineRule="auto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C78A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MI, stroke, or </w:t>
                              </w:r>
                            </w:p>
                            <w:p w14:paraId="702D1B01" w14:textId="22F505F4" w:rsidR="006C78AD" w:rsidRPr="006C78AD" w:rsidRDefault="006C78AD" w:rsidP="006C78AD">
                              <w:pPr>
                                <w:spacing w:after="0" w:line="240" w:lineRule="auto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C78A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recent</w:t>
                              </w:r>
                            </w:p>
                            <w:p w14:paraId="62D409C4" w14:textId="5DBB7D28" w:rsidR="006C78AD" w:rsidRPr="006C78AD" w:rsidRDefault="006C78AD" w:rsidP="006C78AD">
                              <w:pPr>
                                <w:spacing w:after="0" w:line="240" w:lineRule="auto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C78A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registrations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Arrow: Down 21"/>
                        <wps:cNvSpPr/>
                        <wps:spPr>
                          <a:xfrm rot="10800000">
                            <a:off x="360975" y="6057379"/>
                            <a:ext cx="180975" cy="23749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114300" y="6352043"/>
                            <a:ext cx="5353050" cy="647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2CB14E" w14:textId="54EE423A" w:rsidR="00F47DD1" w:rsidRPr="00465EA1" w:rsidRDefault="00F47DD1" w:rsidP="00F47DD1">
                              <w:pPr>
                                <w:spacing w:after="0" w:line="240" w:lineRule="auto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465EA1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6</w:t>
                              </w:r>
                              <w:r w:rsidR="00A83BCE" w:rsidRPr="00465EA1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-</w:t>
                              </w:r>
                              <w:r w:rsidRPr="00465EA1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month </w:t>
                              </w:r>
                              <w:r w:rsidR="00992849" w:rsidRPr="00465EA1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ab/>
                              </w:r>
                              <w:r w:rsidR="002E68A4" w:rsidRPr="00465EA1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Incident RAAS prescription</w:t>
                              </w:r>
                              <w:r w:rsidR="002E68A4" w:rsidRPr="00465EA1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ab/>
                              </w:r>
                              <w:r w:rsidR="002E68A4" w:rsidRPr="00465EA1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ab/>
                              </w:r>
                              <w:r w:rsidR="002E68A4" w:rsidRPr="00465EA1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ab/>
                              </w:r>
                              <w:r w:rsidR="002E68A4" w:rsidRPr="00465EA1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ab/>
                                <w:t>3 years follow-up</w:t>
                              </w:r>
                            </w:p>
                            <w:p w14:paraId="6FAE7B5D" w14:textId="3D762925" w:rsidR="00F47DD1" w:rsidRPr="00465EA1" w:rsidRDefault="00F47DD1" w:rsidP="00F47DD1">
                              <w:pPr>
                                <w:spacing w:after="0" w:line="240" w:lineRule="auto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465EA1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look-back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Arrow: Down 23"/>
                        <wps:cNvSpPr/>
                        <wps:spPr>
                          <a:xfrm rot="10800000">
                            <a:off x="4828200" y="6056858"/>
                            <a:ext cx="180975" cy="23749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Straight Arrow Connector 24"/>
                        <wps:cNvCnPr>
                          <a:stCxn id="8" idx="2"/>
                          <a:endCxn id="9" idx="0"/>
                        </wps:cNvCnPr>
                        <wps:spPr>
                          <a:xfrm>
                            <a:off x="2209801" y="771452"/>
                            <a:ext cx="0" cy="3323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2199300" y="1742026"/>
                            <a:ext cx="0" cy="33210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2188505" y="2723100"/>
                            <a:ext cx="0" cy="3314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4191001" y="628548"/>
                            <a:ext cx="1200150" cy="64780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0BD3555" w14:textId="026E0273" w:rsidR="008626A0" w:rsidRPr="002F437C" w:rsidRDefault="0003768F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F437C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63,850 excluded </w:t>
                              </w:r>
                            </w:p>
                            <w:p w14:paraId="51609AB7" w14:textId="61084403" w:rsidR="0003768F" w:rsidRPr="002F437C" w:rsidRDefault="0003768F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F437C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No hypertension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7"/>
                        <wps:cNvSpPr txBox="1"/>
                        <wps:spPr>
                          <a:xfrm>
                            <a:off x="4191001" y="1627800"/>
                            <a:ext cx="1200150" cy="647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91D8F86" w14:textId="2909E3D2" w:rsidR="0003768F" w:rsidRPr="002F437C" w:rsidRDefault="0051516B" w:rsidP="0003768F">
                              <w:pPr>
                                <w:spacing w:line="256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F437C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1,666</w:t>
                              </w:r>
                              <w:r w:rsidR="0003768F" w:rsidRPr="002F437C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 xml:space="preserve"> excluded </w:t>
                              </w:r>
                            </w:p>
                            <w:p w14:paraId="0E17EC9D" w14:textId="231931AA" w:rsidR="0003768F" w:rsidRPr="002F437C" w:rsidRDefault="0003768F" w:rsidP="0003768F">
                              <w:pPr>
                                <w:spacing w:line="256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F437C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Recent MI/stroke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7"/>
                        <wps:cNvSpPr txBox="1"/>
                        <wps:spPr>
                          <a:xfrm>
                            <a:off x="4169705" y="2589579"/>
                            <a:ext cx="1200150" cy="11031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DE08294" w14:textId="3DB9851F" w:rsidR="00FA591E" w:rsidRPr="002F437C" w:rsidRDefault="00B154E8" w:rsidP="00FA591E">
                              <w:pPr>
                                <w:spacing w:line="254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F437C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10,116</w:t>
                              </w:r>
                              <w:r w:rsidR="00FA591E" w:rsidRPr="002F437C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 xml:space="preserve"> excluded </w:t>
                              </w:r>
                            </w:p>
                            <w:p w14:paraId="58FE5A68" w14:textId="3BD538E3" w:rsidR="00FA591E" w:rsidRPr="002F437C" w:rsidRDefault="00B154E8" w:rsidP="00FA591E">
                              <w:pPr>
                                <w:spacing w:line="254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F437C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Recently registered with SAIL practice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Straight Arrow Connector 30"/>
                        <wps:cNvCnPr>
                          <a:endCxn id="27" idx="1"/>
                        </wps:cNvCnPr>
                        <wps:spPr>
                          <a:xfrm>
                            <a:off x="2209801" y="952270"/>
                            <a:ext cx="1981200" cy="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2209801" y="1941490"/>
                            <a:ext cx="19812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/>
                        <wps:spPr>
                          <a:xfrm>
                            <a:off x="2188505" y="2902245"/>
                            <a:ext cx="19812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Arrow: Down 33"/>
                        <wps:cNvSpPr/>
                        <wps:spPr>
                          <a:xfrm>
                            <a:off x="838200" y="3810000"/>
                            <a:ext cx="3848100" cy="419100"/>
                          </a:xfrm>
                          <a:prstGeom prst="downArrow">
                            <a:avLst/>
                          </a:prstGeom>
                          <a:solidFill>
                            <a:srgbClr val="4472C4">
                              <a:alpha val="54118"/>
                            </a:srgb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9885B4D" id="Canvas 7" o:spid="_x0000_s1026" editas="canvas" style="width:6in;height:552pt;mso-position-horizontal-relative:char;mso-position-vertical-relative:line" coordsize="54864,70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70104;visibility:visible;mso-wrap-style:square" filled="t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left:2857;top:1333;width:38481;height:6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<v:textbox>
                    <w:txbxContent>
                      <w:p w14:paraId="26D0D495" w14:textId="48F6BB8C" w:rsidR="00B27BE4" w:rsidRPr="002F437C" w:rsidRDefault="000B01CE" w:rsidP="00CA2718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Adult </w:t>
                        </w:r>
                        <w:r w:rsidR="00B27BE4" w:rsidRPr="002F437C">
                          <w:rPr>
                            <w:sz w:val="20"/>
                            <w:szCs w:val="20"/>
                            <w:lang w:val="en-US"/>
                          </w:rPr>
                          <w:t>SAIL participants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, </w:t>
                        </w:r>
                        <w:r w:rsidR="00B27BE4" w:rsidRPr="002F437C">
                          <w:rPr>
                            <w:sz w:val="20"/>
                            <w:szCs w:val="20"/>
                            <w:lang w:val="en-US"/>
                          </w:rPr>
                          <w:t>initial prescription for RAAS drug</w:t>
                        </w:r>
                        <w:r w:rsidR="00761CCC">
                          <w:rPr>
                            <w:sz w:val="20"/>
                            <w:szCs w:val="20"/>
                            <w:lang w:val="en-US"/>
                          </w:rPr>
                          <w:t xml:space="preserve"> 2011</w:t>
                        </w:r>
                        <w:r w:rsidR="006049A1">
                          <w:rPr>
                            <w:sz w:val="20"/>
                            <w:szCs w:val="20"/>
                            <w:lang w:val="en-US"/>
                          </w:rPr>
                          <w:t>-2015</w:t>
                        </w:r>
                        <w:r w:rsidR="00761CCC"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  <w:p w14:paraId="5900E3C9" w14:textId="33AED99E" w:rsidR="00CA2718" w:rsidRPr="002F437C" w:rsidRDefault="00CA2718" w:rsidP="00CA2718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F437C">
                          <w:rPr>
                            <w:sz w:val="20"/>
                            <w:szCs w:val="20"/>
                            <w:lang w:val="en-US"/>
                          </w:rPr>
                          <w:t>N=111,653</w:t>
                        </w:r>
                      </w:p>
                    </w:txbxContent>
                  </v:textbox>
                </v:shape>
                <v:shape id="Text Box 8" o:spid="_x0000_s1029" type="#_x0000_t202" style="position:absolute;left:2857;top:11039;width:38481;height:6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" fillcolor="white [3201]" strokeweight=".5pt">
                  <v:textbox>
                    <w:txbxContent>
                      <w:p w14:paraId="76B13718" w14:textId="33246B6D" w:rsidR="00CA2718" w:rsidRPr="002F437C" w:rsidRDefault="000B01CE" w:rsidP="00CA2718">
                        <w:pPr>
                          <w:spacing w:line="25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D</w:t>
                        </w:r>
                        <w:r w:rsidR="00997292" w:rsidRPr="002F437C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 xml:space="preserve">iagnostic code of hypertension </w:t>
                        </w:r>
                        <w:r w:rsidR="008773C9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at any time before</w:t>
                        </w:r>
                        <w:r w:rsidR="00997292" w:rsidRPr="002F437C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 xml:space="preserve"> prescription</w:t>
                        </w:r>
                      </w:p>
                      <w:p w14:paraId="079B8AEF" w14:textId="3CB3EA16" w:rsidR="00CA2718" w:rsidRPr="002F437C" w:rsidRDefault="00CA2718" w:rsidP="00CA2718">
                        <w:pPr>
                          <w:spacing w:line="25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2F437C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N=</w:t>
                        </w:r>
                        <w:r w:rsidR="00873840" w:rsidRPr="002F437C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47,803</w:t>
                        </w:r>
                      </w:p>
                    </w:txbxContent>
                  </v:textbox>
                </v:shape>
                <v:shape id="Text Box 8" o:spid="_x0000_s1030" type="#_x0000_t202" style="position:absolute;left:2667;top:20850;width:38481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2tiwQAAANs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CFXn6RAfTmFwAA//8DAFBLAQItABQABgAIAAAAIQDb4fbL7gAAAIUBAAATAAAAAAAAAAAAAAAA&#10;AAAAAABbQ29udGVudF9UeXBlc10ueG1sUEsBAi0AFAAGAAgAAAAhAFr0LFu/AAAAFQEAAAsAAAAA&#10;AAAAAAAAAAAAHwEAAF9yZWxzLy5yZWxzUEsBAi0AFAAGAAgAAAAhAGdXa2LBAAAA2wAAAA8AAAAA&#10;AAAAAAAAAAAABwIAAGRycy9kb3ducmV2LnhtbFBLBQYAAAAAAwADALcAAAD1AgAAAAA=&#10;" fillcolor="white [3201]" strokeweight=".5pt">
                  <v:textbox>
                    <w:txbxContent>
                      <w:p w14:paraId="3E8D9943" w14:textId="2288DF2A" w:rsidR="00873840" w:rsidRPr="002F437C" w:rsidRDefault="00F74BC1" w:rsidP="00873840">
                        <w:pPr>
                          <w:spacing w:line="254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2F437C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No myocardial infarction or stroke</w:t>
                        </w:r>
                        <w:r w:rsidR="005931F0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 xml:space="preserve"> past 6 months</w:t>
                        </w:r>
                      </w:p>
                      <w:p w14:paraId="593D8311" w14:textId="74B75D8F" w:rsidR="00873840" w:rsidRPr="002F437C" w:rsidRDefault="00873840" w:rsidP="00873840">
                        <w:pPr>
                          <w:spacing w:line="254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2F437C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N=</w:t>
                        </w:r>
                        <w:r w:rsidR="001E6B4B" w:rsidRPr="002F437C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46,137</w:t>
                        </w:r>
                      </w:p>
                    </w:txbxContent>
                  </v:textbox>
                </v:shape>
                <v:shape id="Text Box 8" o:spid="_x0000_s1031" type="#_x0000_t202" style="position:absolute;left:2857;top:30545;width:38481;height:6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" fillcolor="white [3201]" strokeweight=".5pt">
                  <v:textbox>
                    <w:txbxContent>
                      <w:p w14:paraId="3CC8C8D9" w14:textId="349AB86B" w:rsidR="001E6B4B" w:rsidRPr="002F437C" w:rsidRDefault="001E6B4B" w:rsidP="001E6B4B">
                        <w:pPr>
                          <w:spacing w:line="252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2F437C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Registered for at least</w:t>
                        </w:r>
                        <w:r w:rsidR="002712BE" w:rsidRPr="002F437C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 xml:space="preserve"> 6 months</w:t>
                        </w:r>
                      </w:p>
                      <w:p w14:paraId="7DCDEE64" w14:textId="215B8ACD" w:rsidR="001E6B4B" w:rsidRPr="002F437C" w:rsidRDefault="001E6B4B" w:rsidP="001E6B4B">
                        <w:pPr>
                          <w:spacing w:line="252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2F437C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N=</w:t>
                        </w:r>
                        <w:r w:rsidR="002712BE" w:rsidRPr="002F437C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36,021</w:t>
                        </w:r>
                      </w:p>
                    </w:txbxContent>
                  </v:textbox>
                </v:shape>
                <v:rect id="Rectangle 12" o:spid="_x0000_s1032" style="position:absolute;left:14478;top:45053;width:1524;height:15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s2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K&#10;31/iAHL9AQAA//8DAFBLAQItABQABgAIAAAAIQDb4fbL7gAAAIUBAAATAAAAAAAAAAAAAAAAAAAA&#10;AABbQ29udGVudF9UeXBlc10ueG1sUEsBAi0AFAAGAAgAAAAhAFr0LFu/AAAAFQEAAAsAAAAAAAAA&#10;AAAAAAAAHwEAAF9yZWxzLy5yZWxzUEsBAi0AFAAGAAgAAAAhAEs0+za+AAAA2wAAAA8AAAAAAAAA&#10;AAAAAAAABwIAAGRycy9kb3ducmV2LnhtbFBLBQYAAAAAAwADALcAAADyAgAAAAA=&#10;" fillcolor="#4472c4 [3204]" strokecolor="#1f3763 [1604]" strokeweight="1pt"/>
                <v:line id="Straight Connector 13" o:spid="_x0000_s1033" style="position:absolute;flip:y;visibility:visible;mso-wrap-style:square" from="2190,60474" to="51816,60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" strokecolor="black [3200]" strokeweight=".5pt">
                  <v:stroke joinstyle="miter"/>
                </v:line>
                <v:rect id="Rectangle 14" o:spid="_x0000_s1034" style="position:absolute;left:4572;top:54102;width:981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" fillcolor="#f4b083 [1941]" strokecolor="#1f3763 [1604]" strokeweight="1pt"/>
                <v:rect id="Rectangle 15" o:spid="_x0000_s1035" style="position:absolute;left:16097;top:54092;width:33147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" fillcolor="#a8d08d [1945]" strokecolor="#1f3763 [1604]" strokeweight="1pt"/>
                <v:shape id="Text Box 16" o:spid="_x0000_s1036" type="#_x0000_t202" style="position:absolute;left:9334;top:42477;width:31204;height:135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" filled="f" stroked="f" strokeweight=".5pt">
                  <v:textbox>
                    <w:txbxContent>
                      <w:p w14:paraId="31108F30" w14:textId="56C01C29" w:rsidR="00C77494" w:rsidRPr="009E0EE3" w:rsidRDefault="00C77494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9E0EE3">
                          <w:rPr>
                            <w:sz w:val="20"/>
                            <w:szCs w:val="20"/>
                            <w:lang w:val="en-US"/>
                          </w:rPr>
                          <w:t>36</w:t>
                        </w:r>
                        <w:r w:rsidR="00D033A6" w:rsidRPr="009E0EE3">
                          <w:rPr>
                            <w:sz w:val="20"/>
                            <w:szCs w:val="20"/>
                            <w:lang w:val="en-US"/>
                          </w:rPr>
                          <w:t xml:space="preserve">,021 participants with </w:t>
                        </w:r>
                        <w:r w:rsidR="00465EA1">
                          <w:rPr>
                            <w:sz w:val="20"/>
                            <w:szCs w:val="20"/>
                            <w:lang w:val="en-US"/>
                          </w:rPr>
                          <w:t xml:space="preserve">any </w:t>
                        </w:r>
                        <w:r w:rsidR="00D033A6" w:rsidRPr="009E0EE3">
                          <w:rPr>
                            <w:sz w:val="20"/>
                            <w:szCs w:val="20"/>
                            <w:lang w:val="en-US"/>
                          </w:rPr>
                          <w:t>previous hypertension</w:t>
                        </w:r>
                        <w:r w:rsidR="00CB59E5" w:rsidRPr="009E0EE3">
                          <w:rPr>
                            <w:sz w:val="20"/>
                            <w:szCs w:val="20"/>
                            <w:lang w:val="en-US"/>
                          </w:rPr>
                          <w:t xml:space="preserve"> code</w:t>
                        </w:r>
                      </w:p>
                      <w:p w14:paraId="391EBF91" w14:textId="546F3DF7" w:rsidR="00CB59E5" w:rsidRPr="009E0EE3" w:rsidRDefault="00CB59E5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ab/>
                        </w:r>
                        <w:r>
                          <w:rPr>
                            <w:lang w:val="en-US"/>
                          </w:rPr>
                          <w:tab/>
                        </w:r>
                        <w:r w:rsidRPr="009E0EE3">
                          <w:rPr>
                            <w:sz w:val="20"/>
                            <w:szCs w:val="20"/>
                            <w:lang w:val="en-US"/>
                          </w:rPr>
                          <w:t xml:space="preserve">Mean age: </w:t>
                        </w:r>
                        <w:r w:rsidR="000D5E4B" w:rsidRPr="009E0EE3">
                          <w:rPr>
                            <w:sz w:val="20"/>
                            <w:szCs w:val="20"/>
                            <w:lang w:val="en-US"/>
                          </w:rPr>
                          <w:t>64.6 (13.4)</w:t>
                        </w:r>
                      </w:p>
                      <w:p w14:paraId="4AA919AD" w14:textId="4610CE17" w:rsidR="000D5E4B" w:rsidRDefault="000D5E4B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9E0EE3">
                          <w:rPr>
                            <w:sz w:val="20"/>
                            <w:szCs w:val="20"/>
                            <w:lang w:val="en-US"/>
                          </w:rPr>
                          <w:tab/>
                        </w:r>
                        <w:r w:rsidRPr="009E0EE3">
                          <w:rPr>
                            <w:sz w:val="20"/>
                            <w:szCs w:val="20"/>
                            <w:lang w:val="en-US"/>
                          </w:rPr>
                          <w:tab/>
                          <w:t>19</w:t>
                        </w:r>
                        <w:r w:rsidR="00FE6737">
                          <w:rPr>
                            <w:sz w:val="20"/>
                            <w:szCs w:val="20"/>
                            <w:lang w:val="en-US"/>
                          </w:rPr>
                          <w:t>,</w:t>
                        </w:r>
                        <w:r w:rsidRPr="009E0EE3">
                          <w:rPr>
                            <w:sz w:val="20"/>
                            <w:szCs w:val="20"/>
                            <w:lang w:val="en-US"/>
                          </w:rPr>
                          <w:t>230 (53.4%) female</w:t>
                        </w:r>
                      </w:p>
                      <w:p w14:paraId="0C89AA4F" w14:textId="3F926A27" w:rsidR="0010052F" w:rsidRDefault="0010052F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ab/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ab/>
                        </w:r>
                        <w:r w:rsidR="00FE6737">
                          <w:rPr>
                            <w:sz w:val="20"/>
                            <w:szCs w:val="20"/>
                            <w:lang w:val="en-US"/>
                          </w:rPr>
                          <w:t>20,100 events (hospitalization/death)</w:t>
                        </w:r>
                      </w:p>
                      <w:p w14:paraId="5A7DF948" w14:textId="77777777" w:rsidR="0010052F" w:rsidRPr="009E0EE3" w:rsidRDefault="0010052F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6" o:spid="_x0000_s1037" type="#_x0000_t202" style="position:absolute;left:17135;top:53949;width:24797;height:57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" filled="f" stroked="f" strokeweight=".5pt">
                  <v:textbox>
                    <w:txbxContent>
                      <w:p w14:paraId="3A23DEA0" w14:textId="7256773F" w:rsidR="00866E27" w:rsidRPr="00A83BCE" w:rsidRDefault="00866E27" w:rsidP="00A83BCE">
                        <w:pPr>
                          <w:spacing w:after="0" w:line="240" w:lineRule="auto"/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</w:pPr>
                        <w:r w:rsidRPr="00A83BCE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3 years follow-up</w:t>
                        </w:r>
                      </w:p>
                      <w:p w14:paraId="7303746E" w14:textId="4C5D1FB2" w:rsidR="00A83BCE" w:rsidRDefault="00866E27" w:rsidP="00A83BCE">
                        <w:pPr>
                          <w:spacing w:after="0" w:line="240" w:lineRule="auto"/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</w:pPr>
                        <w:r w:rsidRPr="00A83BCE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M</w:t>
                        </w:r>
                        <w:r w:rsidR="00133CFD" w:rsidRPr="00A83BCE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 xml:space="preserve">ean observation </w:t>
                        </w:r>
                        <w:r w:rsidR="005931F0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 xml:space="preserve">time </w:t>
                        </w:r>
                        <w:r w:rsidR="00133CFD" w:rsidRPr="00A83BCE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2.8 years</w:t>
                        </w:r>
                        <w:r w:rsidR="00034861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 xml:space="preserve"> per person</w:t>
                        </w:r>
                        <w:r w:rsidR="00CB59E5" w:rsidRPr="00A83BCE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 xml:space="preserve">       </w:t>
                        </w:r>
                        <w:r w:rsidR="00133CFD" w:rsidRPr="00A83BCE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  <w:p w14:paraId="7A29B30E" w14:textId="4C6C781A" w:rsidR="00866E27" w:rsidRPr="00A83BCE" w:rsidRDefault="0010052F" w:rsidP="00A83BCE">
                        <w:pPr>
                          <w:spacing w:after="0" w:line="240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Censored at death or de-registration</w:t>
                        </w:r>
                      </w:p>
                    </w:txbxContent>
                  </v:textbox>
                </v:shape>
                <v:shape id="Text Box 18" o:spid="_x0000_s1038" type="#_x0000_t202" style="position:absolute;left:28479;top:60198;width:25813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14:paraId="0C73A2ED" w14:textId="5B1B01ED" w:rsidR="00D772AE" w:rsidRPr="00D772AE" w:rsidRDefault="00D772A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Time</w:t>
                        </w:r>
                      </w:p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rrow: Down 19" o:spid="_x0000_s1039" type="#_x0000_t67" style="position:absolute;left:14287;top:60579;width:1810;height:238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" adj="13392" fillcolor="#4472c4 [3204]" strokecolor="#1f3763 [1604]" strokeweight="1pt"/>
                <v:shape id="Text Box 20" o:spid="_x0000_s1040" type="#_x0000_t202" style="position:absolute;left:4667;top:53973;width:8725;height:91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" filled="f" stroked="f" strokeweight=".5pt">
                  <v:textbox>
                    <w:txbxContent>
                      <w:p w14:paraId="4DEB5E4B" w14:textId="744E0545" w:rsidR="00EE2C15" w:rsidRPr="006C78AD" w:rsidRDefault="006C78AD" w:rsidP="006C78AD">
                        <w:pPr>
                          <w:spacing w:after="0" w:line="240" w:lineRule="auto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6C78AD">
                          <w:rPr>
                            <w:sz w:val="18"/>
                            <w:szCs w:val="18"/>
                            <w:lang w:val="en-US"/>
                          </w:rPr>
                          <w:t>Exclude recent</w:t>
                        </w:r>
                      </w:p>
                      <w:p w14:paraId="2CF23111" w14:textId="77777777" w:rsidR="006C78AD" w:rsidRPr="006C78AD" w:rsidRDefault="006C78AD" w:rsidP="006C78AD">
                        <w:pPr>
                          <w:spacing w:after="0" w:line="240" w:lineRule="auto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6C78AD">
                          <w:rPr>
                            <w:sz w:val="18"/>
                            <w:szCs w:val="18"/>
                            <w:lang w:val="en-US"/>
                          </w:rPr>
                          <w:t xml:space="preserve">MI, stroke, or </w:t>
                        </w:r>
                      </w:p>
                      <w:p w14:paraId="702D1B01" w14:textId="22F505F4" w:rsidR="006C78AD" w:rsidRPr="006C78AD" w:rsidRDefault="006C78AD" w:rsidP="006C78AD">
                        <w:pPr>
                          <w:spacing w:after="0" w:line="240" w:lineRule="auto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6C78AD">
                          <w:rPr>
                            <w:sz w:val="18"/>
                            <w:szCs w:val="18"/>
                            <w:lang w:val="en-US"/>
                          </w:rPr>
                          <w:t>recent</w:t>
                        </w:r>
                      </w:p>
                      <w:p w14:paraId="62D409C4" w14:textId="5DBB7D28" w:rsidR="006C78AD" w:rsidRPr="006C78AD" w:rsidRDefault="006C78AD" w:rsidP="006C78AD">
                        <w:pPr>
                          <w:spacing w:after="0" w:line="240" w:lineRule="auto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6C78AD">
                          <w:rPr>
                            <w:sz w:val="18"/>
                            <w:szCs w:val="18"/>
                            <w:lang w:val="en-US"/>
                          </w:rPr>
                          <w:t>registrations</w:t>
                        </w:r>
                      </w:p>
                    </w:txbxContent>
                  </v:textbox>
                </v:shape>
                <v:shape id="Arrow: Down 21" o:spid="_x0000_s1041" type="#_x0000_t67" style="position:absolute;left:3609;top:60573;width:1810;height:237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" adj="13370" fillcolor="#4472c4 [3204]" strokecolor="#1f3763 [1604]" strokeweight="1pt"/>
                <v:shape id="Text Box 22" o:spid="_x0000_s1042" type="#_x0000_t202" style="position:absolute;left:1143;top:63520;width:53530;height: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" fillcolor="white [3201]" stroked="f" strokeweight=".5pt">
                  <v:textbox>
                    <w:txbxContent>
                      <w:p w14:paraId="662CB14E" w14:textId="54EE423A" w:rsidR="00F47DD1" w:rsidRPr="00465EA1" w:rsidRDefault="00F47DD1" w:rsidP="00F47DD1">
                        <w:pPr>
                          <w:spacing w:after="0" w:line="240" w:lineRule="auto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465EA1">
                          <w:rPr>
                            <w:sz w:val="20"/>
                            <w:szCs w:val="20"/>
                            <w:lang w:val="en-US"/>
                          </w:rPr>
                          <w:t>6</w:t>
                        </w:r>
                        <w:r w:rsidR="00A83BCE" w:rsidRPr="00465EA1">
                          <w:rPr>
                            <w:sz w:val="20"/>
                            <w:szCs w:val="20"/>
                            <w:lang w:val="en-US"/>
                          </w:rPr>
                          <w:t>-</w:t>
                        </w:r>
                        <w:r w:rsidRPr="00465EA1">
                          <w:rPr>
                            <w:sz w:val="20"/>
                            <w:szCs w:val="20"/>
                            <w:lang w:val="en-US"/>
                          </w:rPr>
                          <w:t xml:space="preserve">month </w:t>
                        </w:r>
                        <w:r w:rsidR="00992849" w:rsidRPr="00465EA1">
                          <w:rPr>
                            <w:sz w:val="20"/>
                            <w:szCs w:val="20"/>
                            <w:lang w:val="en-US"/>
                          </w:rPr>
                          <w:tab/>
                        </w:r>
                        <w:r w:rsidR="002E68A4" w:rsidRPr="00465EA1">
                          <w:rPr>
                            <w:sz w:val="20"/>
                            <w:szCs w:val="20"/>
                            <w:lang w:val="en-US"/>
                          </w:rPr>
                          <w:t>Incident RAAS prescription</w:t>
                        </w:r>
                        <w:r w:rsidR="002E68A4" w:rsidRPr="00465EA1">
                          <w:rPr>
                            <w:sz w:val="20"/>
                            <w:szCs w:val="20"/>
                            <w:lang w:val="en-US"/>
                          </w:rPr>
                          <w:tab/>
                        </w:r>
                        <w:r w:rsidR="002E68A4" w:rsidRPr="00465EA1">
                          <w:rPr>
                            <w:sz w:val="20"/>
                            <w:szCs w:val="20"/>
                            <w:lang w:val="en-US"/>
                          </w:rPr>
                          <w:tab/>
                        </w:r>
                        <w:r w:rsidR="002E68A4" w:rsidRPr="00465EA1">
                          <w:rPr>
                            <w:sz w:val="20"/>
                            <w:szCs w:val="20"/>
                            <w:lang w:val="en-US"/>
                          </w:rPr>
                          <w:tab/>
                        </w:r>
                        <w:r w:rsidR="002E68A4" w:rsidRPr="00465EA1">
                          <w:rPr>
                            <w:sz w:val="20"/>
                            <w:szCs w:val="20"/>
                            <w:lang w:val="en-US"/>
                          </w:rPr>
                          <w:tab/>
                          <w:t>3 years follow-up</w:t>
                        </w:r>
                      </w:p>
                      <w:p w14:paraId="6FAE7B5D" w14:textId="3D762925" w:rsidR="00F47DD1" w:rsidRPr="00465EA1" w:rsidRDefault="00F47DD1" w:rsidP="00F47DD1">
                        <w:pPr>
                          <w:spacing w:after="0" w:line="240" w:lineRule="auto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465EA1">
                          <w:rPr>
                            <w:sz w:val="20"/>
                            <w:szCs w:val="20"/>
                            <w:lang w:val="en-US"/>
                          </w:rPr>
                          <w:t>look-back</w:t>
                        </w:r>
                      </w:p>
                    </w:txbxContent>
                  </v:textbox>
                </v:shape>
                <v:shape id="Arrow: Down 23" o:spid="_x0000_s1043" type="#_x0000_t67" style="position:absolute;left:48282;top:60568;width:1809;height:237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" adj="13370" fillcolor="#4472c4 [3204]" strokecolor="#1f3763 [1604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4" o:spid="_x0000_s1044" type="#_x0000_t32" style="position:absolute;left:22098;top:7714;width:0;height:33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25" o:spid="_x0000_s1045" type="#_x0000_t32" style="position:absolute;left:21993;top:17420;width:0;height:33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26" o:spid="_x0000_s1046" type="#_x0000_t32" style="position:absolute;left:21885;top:27231;width:0;height:33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t5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" strokecolor="#4472c4 [3204]" strokeweight=".5pt">
                  <v:stroke endarrow="block" joinstyle="miter"/>
                </v:shape>
                <v:shape id="Text Box 27" o:spid="_x0000_s1047" type="#_x0000_t202" style="position:absolute;left:41910;top:6285;width:12001;height:6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" fillcolor="white [3201]" strokeweight=".5pt">
                  <v:textbox>
                    <w:txbxContent>
                      <w:p w14:paraId="00BD3555" w14:textId="026E0273" w:rsidR="008626A0" w:rsidRPr="002F437C" w:rsidRDefault="0003768F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F437C">
                          <w:rPr>
                            <w:sz w:val="20"/>
                            <w:szCs w:val="20"/>
                            <w:lang w:val="en-US"/>
                          </w:rPr>
                          <w:t xml:space="preserve">63,850 excluded </w:t>
                        </w:r>
                      </w:p>
                      <w:p w14:paraId="51609AB7" w14:textId="61084403" w:rsidR="0003768F" w:rsidRPr="002F437C" w:rsidRDefault="0003768F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F437C">
                          <w:rPr>
                            <w:sz w:val="20"/>
                            <w:szCs w:val="20"/>
                            <w:lang w:val="en-US"/>
                          </w:rPr>
                          <w:t>No hypertension</w:t>
                        </w:r>
                      </w:p>
                    </w:txbxContent>
                  </v:textbox>
                </v:shape>
                <v:shape id="Text Box 27" o:spid="_x0000_s1048" type="#_x0000_t202" style="position:absolute;left:41910;top:16278;width:12001;height: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" fillcolor="white [3201]" strokeweight=".5pt">
                  <v:textbox>
                    <w:txbxContent>
                      <w:p w14:paraId="491D8F86" w14:textId="2909E3D2" w:rsidR="0003768F" w:rsidRPr="002F437C" w:rsidRDefault="0051516B" w:rsidP="0003768F">
                        <w:pPr>
                          <w:spacing w:line="256" w:lineRule="auto"/>
                          <w:rPr>
                            <w:sz w:val="20"/>
                            <w:szCs w:val="20"/>
                          </w:rPr>
                        </w:pPr>
                        <w:r w:rsidRPr="002F437C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1,666</w:t>
                        </w:r>
                        <w:r w:rsidR="0003768F" w:rsidRPr="002F437C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 xml:space="preserve"> excluded </w:t>
                        </w:r>
                      </w:p>
                      <w:p w14:paraId="0E17EC9D" w14:textId="231931AA" w:rsidR="0003768F" w:rsidRPr="002F437C" w:rsidRDefault="0003768F" w:rsidP="0003768F">
                        <w:pPr>
                          <w:spacing w:line="256" w:lineRule="auto"/>
                          <w:rPr>
                            <w:sz w:val="20"/>
                            <w:szCs w:val="20"/>
                          </w:rPr>
                        </w:pPr>
                        <w:r w:rsidRPr="002F437C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Recent MI/stroke</w:t>
                        </w:r>
                      </w:p>
                    </w:txbxContent>
                  </v:textbox>
                </v:shape>
                <v:shape id="Text Box 27" o:spid="_x0000_s1049" type="#_x0000_t202" style="position:absolute;left:41697;top:25895;width:12001;height:11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" fillcolor="white [3201]" strokeweight=".5pt">
                  <v:textbox>
                    <w:txbxContent>
                      <w:p w14:paraId="6DE08294" w14:textId="3DB9851F" w:rsidR="00FA591E" w:rsidRPr="002F437C" w:rsidRDefault="00B154E8" w:rsidP="00FA591E">
                        <w:pPr>
                          <w:spacing w:line="254" w:lineRule="auto"/>
                          <w:rPr>
                            <w:sz w:val="20"/>
                            <w:szCs w:val="20"/>
                          </w:rPr>
                        </w:pPr>
                        <w:r w:rsidRPr="002F437C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10,116</w:t>
                        </w:r>
                        <w:r w:rsidR="00FA591E" w:rsidRPr="002F437C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 xml:space="preserve"> excluded </w:t>
                        </w:r>
                      </w:p>
                      <w:p w14:paraId="58FE5A68" w14:textId="3BD538E3" w:rsidR="00FA591E" w:rsidRPr="002F437C" w:rsidRDefault="00B154E8" w:rsidP="00FA591E">
                        <w:pPr>
                          <w:spacing w:line="254" w:lineRule="auto"/>
                          <w:rPr>
                            <w:sz w:val="20"/>
                            <w:szCs w:val="20"/>
                          </w:rPr>
                        </w:pPr>
                        <w:r w:rsidRPr="002F437C"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Recently registered with SAIL practice</w:t>
                        </w:r>
                      </w:p>
                    </w:txbxContent>
                  </v:textbox>
                </v:shape>
                <v:shape id="Straight Arrow Connector 30" o:spid="_x0000_s1050" type="#_x0000_t32" style="position:absolute;left:22098;top:9522;width:19812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" strokecolor="#4472c4 [3204]" strokeweight=".5pt">
                  <v:stroke endarrow="block" joinstyle="miter"/>
                </v:shape>
                <v:shape id="Straight Arrow Connector 31" o:spid="_x0000_s1051" type="#_x0000_t32" style="position:absolute;left:22098;top:19414;width:198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32" o:spid="_x0000_s1052" type="#_x0000_t32" style="position:absolute;left:21885;top:29022;width:198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" strokecolor="#4472c4 [3204]" strokeweight=".5pt">
                  <v:stroke endarrow="block" joinstyle="miter"/>
                </v:shape>
                <v:shape id="Arrow: Down 33" o:spid="_x0000_s1053" type="#_x0000_t67" style="position:absolute;left:8382;top:38100;width:3848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" adj="10800" fillcolor="#4472c4" strokecolor="#1f3763 [1604]" strokeweight="1pt">
                  <v:fill opacity="35466f"/>
                </v:shape>
                <w10:anchorlock/>
              </v:group>
            </w:pict>
          </mc:Fallback>
        </mc:AlternateContent>
      </w:r>
    </w:p>
    <w:p w14:paraId="70584DB0" w14:textId="77777777" w:rsidR="00AD21F4" w:rsidRDefault="00AD21F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87FF20F" w14:textId="15301312" w:rsidR="00D92813" w:rsidRDefault="009E47F0" w:rsidP="00DA4623">
      <w:pPr>
        <w:pStyle w:val="Heading2"/>
        <w:spacing w:line="480" w:lineRule="auto"/>
      </w:pPr>
      <w:r>
        <w:lastRenderedPageBreak/>
        <w:t>Measures</w:t>
      </w:r>
    </w:p>
    <w:p w14:paraId="740A712B" w14:textId="172D9C45" w:rsidR="00D92813" w:rsidRDefault="00480D16" w:rsidP="00DA4623">
      <w:pPr>
        <w:spacing w:line="480" w:lineRule="auto"/>
      </w:pPr>
      <w:r>
        <w:t xml:space="preserve">For the trials we </w:t>
      </w:r>
      <w:r w:rsidR="009E47F0">
        <w:t>extracted the following i</w:t>
      </w:r>
      <w:r>
        <w:t>nformation</w:t>
      </w:r>
      <w:ins w:id="262" w:author="David" w:date="2020-12-03T23:04:00Z">
        <w:r w:rsidR="000A3AAB">
          <w:t xml:space="preserve"> from clinicaltrials.gov, </w:t>
        </w:r>
        <w:r w:rsidR="00185E8F">
          <w:t>clinical trial reports and published papers</w:t>
        </w:r>
      </w:ins>
      <w:ins w:id="263" w:author="David" w:date="2020-12-04T00:24:00Z">
        <w:r w:rsidR="006A2972">
          <w:t xml:space="preserve"> (all data on </w:t>
        </w:r>
        <w:proofErr w:type="spellStart"/>
        <w:r w:rsidR="006A2972">
          <w:t>github</w:t>
        </w:r>
        <w:proofErr w:type="spellEnd"/>
        <w:r w:rsidR="006A2972">
          <w:t>)</w:t>
        </w:r>
      </w:ins>
      <w:r w:rsidR="009E47F0">
        <w:t>:</w:t>
      </w:r>
      <w:r>
        <w:t xml:space="preserve"> baseline characteristics of the trial participants</w:t>
      </w:r>
      <w:r w:rsidR="009E47F0">
        <w:t xml:space="preserve"> (age, sex, body mass index)</w:t>
      </w:r>
      <w:r>
        <w:t>, number of trial participants, trial phase,</w:t>
      </w:r>
      <w:r w:rsidR="00357D8B">
        <w:t xml:space="preserve"> trial drug, comparison treatment,</w:t>
      </w:r>
      <w:r>
        <w:t xml:space="preserve"> outcomes, follow up times</w:t>
      </w:r>
      <w:r w:rsidR="00B00D41">
        <w:t>,</w:t>
      </w:r>
      <w:r>
        <w:t xml:space="preserve"> and the occurrence of serious adverse events</w:t>
      </w:r>
      <w:r w:rsidR="00B00D41">
        <w:t xml:space="preserve"> (total number of events)</w:t>
      </w:r>
      <w:r>
        <w:t>.</w:t>
      </w:r>
    </w:p>
    <w:p w14:paraId="548749E3" w14:textId="2E2322A9" w:rsidR="00F763AD" w:rsidRDefault="00F763AD" w:rsidP="00DA4623">
      <w:pPr>
        <w:spacing w:line="480" w:lineRule="auto"/>
      </w:pPr>
      <w:r>
        <w:t xml:space="preserve">For </w:t>
      </w:r>
      <w:r w:rsidR="009C727B">
        <w:t>each</w:t>
      </w:r>
      <w:r w:rsidR="002722C4">
        <w:t xml:space="preserve"> participant in the community sample we </w:t>
      </w:r>
      <w:r w:rsidR="009C727B">
        <w:t xml:space="preserve">identified age and sex. We then calculated the number of </w:t>
      </w:r>
      <w:r w:rsidR="008D1895">
        <w:t xml:space="preserve">emergency/urgent </w:t>
      </w:r>
      <w:r w:rsidR="009C727B">
        <w:t>hospitalisation</w:t>
      </w:r>
      <w:r w:rsidR="00893619">
        <w:t>s</w:t>
      </w:r>
      <w:r w:rsidR="008D1895">
        <w:t xml:space="preserve"> (excluding elective admissions)</w:t>
      </w:r>
      <w:r w:rsidR="00893619">
        <w:t xml:space="preserve"> or deaths occurring over 3 years follow-up. Participants were censored at death or if they de-registered from a participating practice within the </w:t>
      </w:r>
      <w:r w:rsidR="00341432">
        <w:t>3-year</w:t>
      </w:r>
      <w:r w:rsidR="00893619">
        <w:t xml:space="preserve"> period.</w:t>
      </w:r>
    </w:p>
    <w:p w14:paraId="1DFD859A" w14:textId="6FDDFA08" w:rsidR="00D92813" w:rsidRDefault="00D92813" w:rsidP="00DA4623">
      <w:pPr>
        <w:pStyle w:val="Heading2"/>
        <w:spacing w:line="480" w:lineRule="auto"/>
      </w:pPr>
      <w:r>
        <w:t>Statistical analyses</w:t>
      </w:r>
    </w:p>
    <w:p w14:paraId="5AB725E4" w14:textId="4F8B8332" w:rsidR="00961C95" w:rsidDel="00A664D1" w:rsidRDefault="00271459" w:rsidP="00DA4623">
      <w:pPr>
        <w:spacing w:line="480" w:lineRule="auto"/>
        <w:rPr>
          <w:del w:id="264" w:author="David" w:date="2020-12-03T23:11:00Z"/>
        </w:rPr>
      </w:pPr>
      <w:r>
        <w:t xml:space="preserve">Our first analysis compared the SAE rate in ‘older-people trials’ with ‘standard trials’, adjusting for trial characteristics. </w:t>
      </w:r>
      <w:del w:id="265" w:author="David" w:date="2020-12-03T23:12:00Z">
        <w:r w:rsidDel="00DA557B">
          <w:delText>Using</w:delText>
        </w:r>
        <w:r w:rsidR="0079161F" w:rsidDel="00DA557B">
          <w:delText xml:space="preserve"> Poisson regression models, we</w:delText>
        </w:r>
      </w:del>
      <w:ins w:id="266" w:author="David" w:date="2020-12-03T23:12:00Z">
        <w:r w:rsidR="00DA557B">
          <w:t>We</w:t>
        </w:r>
      </w:ins>
      <w:r w:rsidR="0079161F">
        <w:t xml:space="preserve"> </w:t>
      </w:r>
      <w:r w:rsidR="001724C3">
        <w:t>modelled</w:t>
      </w:r>
      <w:r w:rsidR="0079161F">
        <w:t xml:space="preserve"> </w:t>
      </w:r>
      <w:r w:rsidR="001724C3">
        <w:t>SAEs</w:t>
      </w:r>
      <w:r w:rsidR="0079161F">
        <w:t xml:space="preserve"> on older people trial status with the following </w:t>
      </w:r>
      <w:commentRangeStart w:id="267"/>
      <w:del w:id="268" w:author="David" w:date="2020-12-03T23:12:00Z">
        <w:r w:rsidR="0079161F" w:rsidDel="00DA557B">
          <w:delText>covariates</w:delText>
        </w:r>
        <w:commentRangeEnd w:id="267"/>
        <w:r w:rsidR="00EB6033" w:rsidDel="00DA557B">
          <w:rPr>
            <w:rStyle w:val="CommentReference"/>
          </w:rPr>
          <w:commentReference w:id="267"/>
        </w:r>
      </w:del>
      <w:ins w:id="269" w:author="David" w:date="2020-12-03T23:12:00Z">
        <w:r w:rsidR="00DA557B">
          <w:t xml:space="preserve">Poisson regression models; </w:t>
        </w:r>
      </w:ins>
      <w:del w:id="270" w:author="David" w:date="2020-12-03T23:12:00Z">
        <w:r w:rsidR="004939B7" w:rsidDel="00DA557B">
          <w:delText>.</w:delText>
        </w:r>
      </w:del>
    </w:p>
    <w:p w14:paraId="37B289A7" w14:textId="78A4E57D" w:rsidR="00961C95" w:rsidDel="002E30E7" w:rsidRDefault="0079161F">
      <w:pPr>
        <w:spacing w:line="480" w:lineRule="auto"/>
        <w:rPr>
          <w:del w:id="271" w:author="David" w:date="2020-12-03T23:13:00Z"/>
        </w:rPr>
        <w:pPrChange w:id="272" w:author="David" w:date="2020-12-03T23:16:00Z">
          <w:pPr>
            <w:pStyle w:val="ListParagraph"/>
            <w:numPr>
              <w:numId w:val="2"/>
            </w:numPr>
            <w:spacing w:line="480" w:lineRule="auto"/>
            <w:ind w:hanging="360"/>
          </w:pPr>
        </w:pPrChange>
      </w:pPr>
      <w:del w:id="273" w:author="David" w:date="2020-12-03T23:11:00Z">
        <w:r w:rsidDel="00A664D1">
          <w:delText>U</w:delText>
        </w:r>
      </w:del>
      <w:ins w:id="274" w:author="David" w:date="2020-12-03T23:13:00Z">
        <w:r w:rsidR="00DA557B">
          <w:t>u</w:t>
        </w:r>
      </w:ins>
      <w:r>
        <w:t>nadjusted</w:t>
      </w:r>
      <w:del w:id="275" w:author="David" w:date="2020-12-03T23:12:00Z">
        <w:r w:rsidDel="00DA557B">
          <w:delText>,</w:delText>
        </w:r>
      </w:del>
      <w:r>
        <w:t xml:space="preserve"> </w:t>
      </w:r>
      <w:del w:id="276" w:author="David" w:date="2020-12-03T23:12:00Z">
        <w:r w:rsidDel="00DA557B">
          <w:delText xml:space="preserve">offset by estimated person time </w:delText>
        </w:r>
      </w:del>
      <w:r>
        <w:t>(calculated as follow-up</w:t>
      </w:r>
      <w:r w:rsidR="001724C3">
        <w:t xml:space="preserve"> *</w:t>
      </w:r>
      <w:r>
        <w:t xml:space="preserve"> (</w:t>
      </w:r>
      <w:ins w:id="277" w:author="David" w:date="2020-12-03T23:12:00Z">
        <w:r w:rsidR="00DA557B">
          <w:t xml:space="preserve">offset by estimated person time calculated as the follow-up time x </w:t>
        </w:r>
      </w:ins>
      <w:r>
        <w:t xml:space="preserve">number of participants - 0.5 </w:t>
      </w:r>
      <w:ins w:id="278" w:author="David" w:date="2020-12-03T23:12:00Z">
        <w:r w:rsidR="00DA557B">
          <w:t>x</w:t>
        </w:r>
      </w:ins>
      <w:del w:id="279" w:author="David" w:date="2020-12-03T23:12:00Z">
        <w:r w:rsidR="001724C3" w:rsidDel="00DA557B">
          <w:delText>*</w:delText>
        </w:r>
        <w:r w:rsidDel="00DA557B">
          <w:delText xml:space="preserve"> number of SAEs)</w:delText>
        </w:r>
      </w:del>
      <w:r>
        <w:t>)</w:t>
      </w:r>
      <w:ins w:id="280" w:author="David" w:date="2020-12-03T23:16:00Z">
        <w:r w:rsidR="005D3C04">
          <w:t xml:space="preserve"> and </w:t>
        </w:r>
        <w:r w:rsidR="00E147AE">
          <w:t>adjusting for</w:t>
        </w:r>
      </w:ins>
      <w:ins w:id="281" w:author="David" w:date="2020-12-03T23:15:00Z">
        <w:r w:rsidR="004D77B7">
          <w:t xml:space="preserve"> </w:t>
        </w:r>
      </w:ins>
    </w:p>
    <w:p w14:paraId="5A1C9967" w14:textId="775AAB49" w:rsidR="0079161F" w:rsidDel="00ED4F81" w:rsidRDefault="00FD6197">
      <w:pPr>
        <w:spacing w:line="480" w:lineRule="auto"/>
        <w:rPr>
          <w:del w:id="282" w:author="David" w:date="2020-12-03T23:18:00Z"/>
        </w:rPr>
        <w:pPrChange w:id="283" w:author="David" w:date="2020-12-03T23:16:00Z">
          <w:pPr>
            <w:pStyle w:val="ListParagraph"/>
            <w:numPr>
              <w:numId w:val="2"/>
            </w:numPr>
            <w:spacing w:line="480" w:lineRule="auto"/>
            <w:ind w:hanging="360"/>
          </w:pPr>
        </w:pPrChange>
      </w:pPr>
      <w:del w:id="284" w:author="David" w:date="2020-12-03T23:13:00Z">
        <w:r w:rsidDel="002E30E7">
          <w:delText xml:space="preserve">Model </w:delText>
        </w:r>
        <w:r w:rsidR="0079161F" w:rsidDel="002E30E7">
          <w:delText xml:space="preserve">1 </w:delText>
        </w:r>
        <w:r w:rsidDel="002E30E7">
          <w:delText>plus</w:delText>
        </w:r>
        <w:r w:rsidR="0079161F" w:rsidDel="002E30E7">
          <w:delText xml:space="preserve"> </w:delText>
        </w:r>
      </w:del>
      <w:r w:rsidR="0079161F">
        <w:t>direct renin inhibitor</w:t>
      </w:r>
      <w:r w:rsidR="00961C95">
        <w:t xml:space="preserve"> trial</w:t>
      </w:r>
      <w:r w:rsidR="0079161F">
        <w:t xml:space="preserve"> (</w:t>
      </w:r>
      <w:r w:rsidR="004343EE">
        <w:t>yes/no</w:t>
      </w:r>
      <w:r w:rsidR="0079161F">
        <w:t>), comparison type (placebo,</w:t>
      </w:r>
      <w:r w:rsidR="00961C95">
        <w:t xml:space="preserve"> </w:t>
      </w:r>
      <w:r w:rsidR="0079161F">
        <w:t xml:space="preserve">different </w:t>
      </w:r>
      <w:r w:rsidR="00961C95">
        <w:t xml:space="preserve">ATC class </w:t>
      </w:r>
      <w:r w:rsidR="0079161F">
        <w:t xml:space="preserve">to 3-character, different </w:t>
      </w:r>
      <w:r w:rsidR="00961C95">
        <w:t>ATC class to</w:t>
      </w:r>
      <w:r w:rsidR="0079161F">
        <w:t xml:space="preserve"> 5-character), phase (3 or 4)</w:t>
      </w:r>
      <w:ins w:id="285" w:author="David" w:date="2020-12-03T23:13:00Z">
        <w:r w:rsidR="002E30E7">
          <w:t xml:space="preserve"> and </w:t>
        </w:r>
      </w:ins>
      <w:del w:id="286" w:author="David" w:date="2020-12-03T23:13:00Z">
        <w:r w:rsidR="0079161F" w:rsidDel="002E30E7">
          <w:delText xml:space="preserve">, </w:delText>
        </w:r>
      </w:del>
      <w:r w:rsidR="0079161F">
        <w:t>outcome type (hard or not)</w:t>
      </w:r>
      <w:ins w:id="287" w:author="David" w:date="2020-12-03T23:18:00Z">
        <w:r w:rsidR="00ED4F81">
          <w:t xml:space="preserve">. The latter was </w:t>
        </w:r>
      </w:ins>
    </w:p>
    <w:p w14:paraId="1C554DB4" w14:textId="007DE6F3" w:rsidR="00FD6197" w:rsidDel="004D77B7" w:rsidRDefault="00FD6197" w:rsidP="00DA4623">
      <w:pPr>
        <w:pStyle w:val="ListParagraph"/>
        <w:numPr>
          <w:ilvl w:val="0"/>
          <w:numId w:val="2"/>
        </w:numPr>
        <w:spacing w:line="480" w:lineRule="auto"/>
        <w:rPr>
          <w:del w:id="288" w:author="David" w:date="2020-12-03T23:15:00Z"/>
        </w:rPr>
      </w:pPr>
      <w:del w:id="289" w:author="David" w:date="2020-12-03T23:15:00Z">
        <w:r w:rsidDel="004D77B7">
          <w:delText>Model 2 plus age</w:delText>
        </w:r>
      </w:del>
    </w:p>
    <w:p w14:paraId="768BA173" w14:textId="34E5C913" w:rsidR="00FD6197" w:rsidDel="004D77B7" w:rsidRDefault="00FD6197" w:rsidP="00DA4623">
      <w:pPr>
        <w:pStyle w:val="ListParagraph"/>
        <w:numPr>
          <w:ilvl w:val="0"/>
          <w:numId w:val="2"/>
        </w:numPr>
        <w:spacing w:line="480" w:lineRule="auto"/>
        <w:rPr>
          <w:del w:id="290" w:author="David" w:date="2020-12-03T23:15:00Z"/>
        </w:rPr>
      </w:pPr>
      <w:del w:id="291" w:author="David" w:date="2020-12-03T23:15:00Z">
        <w:r w:rsidDel="004D77B7">
          <w:delText>Model 3 plus sex</w:delText>
        </w:r>
      </w:del>
    </w:p>
    <w:p w14:paraId="1EA0D39C" w14:textId="6633270F" w:rsidR="00FD6197" w:rsidDel="004D77B7" w:rsidRDefault="00FD6197" w:rsidP="00DA4623">
      <w:pPr>
        <w:pStyle w:val="ListParagraph"/>
        <w:numPr>
          <w:ilvl w:val="0"/>
          <w:numId w:val="2"/>
        </w:numPr>
        <w:spacing w:line="480" w:lineRule="auto"/>
        <w:rPr>
          <w:del w:id="292" w:author="David" w:date="2020-12-03T23:15:00Z"/>
        </w:rPr>
      </w:pPr>
      <w:del w:id="293" w:author="David" w:date="2020-12-03T23:15:00Z">
        <w:r w:rsidDel="004D77B7">
          <w:delText>Model 2 plus age and sex</w:delText>
        </w:r>
      </w:del>
    </w:p>
    <w:p w14:paraId="29A97105" w14:textId="2ADBBE72" w:rsidR="00ED4F81" w:rsidRDefault="004939B7" w:rsidP="00DA4623">
      <w:pPr>
        <w:spacing w:line="480" w:lineRule="auto"/>
      </w:pPr>
      <w:del w:id="294" w:author="David" w:date="2020-12-03T23:18:00Z">
        <w:r w:rsidDel="00ED4F81">
          <w:delText xml:space="preserve">Model 2 was </w:delText>
        </w:r>
      </w:del>
      <w:r>
        <w:t>the pre-specified primary analysis</w:t>
      </w:r>
      <w:r w:rsidR="00F1020A">
        <w:t xml:space="preserve">. </w:t>
      </w:r>
      <w:r>
        <w:t xml:space="preserve">Models were fit using </w:t>
      </w:r>
      <w:del w:id="295" w:author="David" w:date="2020-12-03T23:18:00Z">
        <w:r w:rsidDel="00ED4F81">
          <w:delText>Just Another Gibbs Sampler (</w:delText>
        </w:r>
        <w:r w:rsidR="00F1020A" w:rsidDel="00ED4F81">
          <w:delText>JAGS) to allow adjustment for the age and sex distribution of the trial (rather than simply mean age).</w:delText>
        </w:r>
      </w:del>
      <w:proofErr w:type="spellStart"/>
      <w:ins w:id="296" w:author="David" w:date="2020-12-03T23:18:00Z">
        <w:r w:rsidR="00ED4F81">
          <w:t>Rstanarm</w:t>
        </w:r>
        <w:proofErr w:type="spellEnd"/>
        <w:r w:rsidR="00ED4F81">
          <w:t xml:space="preserve"> to allow a random intercept for the trials</w:t>
        </w:r>
      </w:ins>
      <w:ins w:id="297" w:author="David" w:date="2020-12-03T23:19:00Z">
        <w:r w:rsidR="00B42BEF">
          <w:t>.</w:t>
        </w:r>
      </w:ins>
    </w:p>
    <w:p w14:paraId="79549AB7" w14:textId="0A729075" w:rsidR="00EA5A45" w:rsidDel="004F53CF" w:rsidRDefault="00EA5A45" w:rsidP="00DA4623">
      <w:pPr>
        <w:spacing w:line="480" w:lineRule="auto"/>
        <w:rPr>
          <w:del w:id="298" w:author="David" w:date="2020-12-03T23:20:00Z"/>
        </w:rPr>
      </w:pPr>
      <w:del w:id="299" w:author="David" w:date="2020-12-03T23:20:00Z">
        <w:r w:rsidDel="00BB3DA4">
          <w:delText>Next</w:delText>
        </w:r>
        <w:r w:rsidR="0062446E" w:rsidDel="00BB3DA4">
          <w:delText>,</w:delText>
        </w:r>
        <w:r w:rsidDel="00BB3DA4">
          <w:delText xml:space="preserve"> w</w:delText>
        </w:r>
      </w:del>
      <w:ins w:id="300" w:author="David" w:date="2020-12-03T23:20:00Z">
        <w:r w:rsidR="00BB3DA4">
          <w:t>W</w:t>
        </w:r>
      </w:ins>
      <w:r>
        <w:t xml:space="preserve">e </w:t>
      </w:r>
      <w:ins w:id="301" w:author="David" w:date="2020-12-03T23:20:00Z">
        <w:r w:rsidR="00BB3DA4">
          <w:t xml:space="preserve">also </w:t>
        </w:r>
      </w:ins>
      <w:r w:rsidR="004675C4">
        <w:t xml:space="preserve">used </w:t>
      </w:r>
      <w:del w:id="302" w:author="David" w:date="2020-12-03T23:19:00Z">
        <w:r w:rsidR="004675C4" w:rsidDel="00BB3DA4">
          <w:delText>poisson</w:delText>
        </w:r>
      </w:del>
      <w:ins w:id="303" w:author="David" w:date="2020-12-03T23:19:00Z">
        <w:r w:rsidR="00BB3DA4">
          <w:t>Poisson</w:t>
        </w:r>
      </w:ins>
      <w:r w:rsidR="004675C4">
        <w:t xml:space="preserve"> regression to model </w:t>
      </w:r>
      <w:del w:id="304" w:author="David" w:date="2020-12-03T23:20:00Z">
        <w:r w:rsidR="004675C4" w:rsidDel="00BB3DA4">
          <w:delText>the relationship between age and sex and</w:delText>
        </w:r>
        <w:r w:rsidR="005B6F4A" w:rsidDel="00BB3DA4">
          <w:delText xml:space="preserve"> </w:delText>
        </w:r>
      </w:del>
      <w:r w:rsidR="005B6F4A">
        <w:t xml:space="preserve">the </w:t>
      </w:r>
      <w:ins w:id="305" w:author="David" w:date="2020-12-03T23:20:00Z">
        <w:r w:rsidR="00BB3DA4">
          <w:t xml:space="preserve">age and sex specific </w:t>
        </w:r>
      </w:ins>
      <w:r w:rsidR="005B6F4A">
        <w:t xml:space="preserve">rate of unplanned hospital admission or death in the 3 years following initiation of RAAS drugs in SAIL. </w:t>
      </w:r>
      <w:r w:rsidR="00677B6F">
        <w:t xml:space="preserve">This model fit the data well (appendix) and the covariates and variance covariance matrix </w:t>
      </w:r>
      <w:r w:rsidR="0062446E">
        <w:t>were</w:t>
      </w:r>
      <w:r w:rsidR="00677B6F">
        <w:t xml:space="preserve"> exported from the SAIL secure platform</w:t>
      </w:r>
      <w:del w:id="306" w:author="David" w:date="2020-12-03T23:20:00Z">
        <w:r w:rsidR="00677B6F" w:rsidDel="004F53CF">
          <w:delText>.</w:delText>
        </w:r>
      </w:del>
      <w:r w:rsidR="00677B6F">
        <w:t xml:space="preserve"> </w:t>
      </w:r>
      <w:del w:id="307" w:author="David" w:date="2020-12-03T23:20:00Z">
        <w:r w:rsidR="008A78EF" w:rsidDel="004F53CF">
          <w:delText xml:space="preserve">This model was used to plot the relationship between age and the expected rate of hospitalisation and death. </w:delText>
        </w:r>
      </w:del>
    </w:p>
    <w:p w14:paraId="552B2F1E" w14:textId="6D57B04F" w:rsidR="008A78EF" w:rsidDel="00EE27FF" w:rsidRDefault="008A78EF">
      <w:pPr>
        <w:spacing w:line="480" w:lineRule="auto"/>
        <w:rPr>
          <w:del w:id="308" w:author="David" w:date="2020-12-03T23:23:00Z"/>
        </w:rPr>
      </w:pPr>
      <w:del w:id="309" w:author="David" w:date="2020-12-03T23:20:00Z">
        <w:r w:rsidDel="004F53CF">
          <w:delText xml:space="preserve">We then used this model </w:delText>
        </w:r>
      </w:del>
      <w:r>
        <w:t xml:space="preserve">to </w:t>
      </w:r>
      <w:ins w:id="310" w:author="David" w:date="2020-12-03T23:21:00Z">
        <w:r w:rsidR="004F53CF">
          <w:t xml:space="preserve">allow us to </w:t>
        </w:r>
      </w:ins>
      <w:r>
        <w:t xml:space="preserve">calculate the expected number of hospitalisations and deaths for each trial population. </w:t>
      </w:r>
      <w:moveToRangeStart w:id="311" w:author="David" w:date="2020-12-03T23:24:00Z" w:name="move57930266"/>
      <w:moveTo w:id="312" w:author="David" w:date="2020-12-03T23:24:00Z">
        <w:r w:rsidR="00EE27FF">
          <w:t xml:space="preserve">Having calculated the expected rate of hospitalisations and deaths (as a proxy for SAEs), we calculated the ratio of expected to observed </w:t>
        </w:r>
        <w:commentRangeStart w:id="313"/>
        <w:r w:rsidR="00EE27FF">
          <w:t>SAEs</w:t>
        </w:r>
        <w:commentRangeEnd w:id="313"/>
        <w:r w:rsidR="00EE27FF">
          <w:rPr>
            <w:rStyle w:val="CommentReference"/>
          </w:rPr>
          <w:commentReference w:id="313"/>
        </w:r>
        <w:r w:rsidR="00EE27FF">
          <w:t>.</w:t>
        </w:r>
      </w:moveTo>
      <w:moveToRangeEnd w:id="311"/>
      <w:ins w:id="314" w:author="David" w:date="2020-12-03T23:24:00Z">
        <w:r w:rsidR="00EE27FF">
          <w:t xml:space="preserve"> </w:t>
        </w:r>
      </w:ins>
      <w:r w:rsidR="00241992">
        <w:t xml:space="preserve">We used the truncated normal distribution to estimate the age distribution for each trial based on the reported mean age as well as any age cut-offs </w:t>
      </w:r>
      <w:r w:rsidR="00280504">
        <w:t>used as exclusion criteria. In a previous analysis of trial IPD (</w:t>
      </w:r>
      <w:commentRangeStart w:id="315"/>
      <w:commentRangeStart w:id="316"/>
      <w:r w:rsidR="00280504">
        <w:t xml:space="preserve">including </w:t>
      </w:r>
      <w:del w:id="317" w:author="David" w:date="2020-12-03T23:22:00Z">
        <w:r w:rsidR="00280504" w:rsidDel="00C67156">
          <w:delText xml:space="preserve">some </w:delText>
        </w:r>
      </w:del>
      <w:r w:rsidR="00280504">
        <w:t>trials</w:t>
      </w:r>
      <w:ins w:id="318" w:author="David" w:date="2020-12-03T23:22:00Z">
        <w:r w:rsidR="00C67156">
          <w:t xml:space="preserve"> with the </w:t>
        </w:r>
        <w:r w:rsidR="00C67156">
          <w:lastRenderedPageBreak/>
          <w:t>same eligibility criteria as those</w:t>
        </w:r>
      </w:ins>
      <w:r w:rsidR="00280504">
        <w:t xml:space="preserve"> in this sample) </w:t>
      </w:r>
      <w:commentRangeEnd w:id="315"/>
      <w:r w:rsidR="00D6159C">
        <w:rPr>
          <w:rStyle w:val="CommentReference"/>
        </w:rPr>
        <w:commentReference w:id="315"/>
      </w:r>
      <w:commentRangeEnd w:id="316"/>
      <w:r w:rsidR="00472B5D">
        <w:rPr>
          <w:rStyle w:val="CommentReference"/>
        </w:rPr>
        <w:commentReference w:id="316"/>
      </w:r>
      <w:r w:rsidR="00280504">
        <w:t>the truncated normal distribution was found to accurately</w:t>
      </w:r>
      <w:r w:rsidR="00D6159C">
        <w:t xml:space="preserve"> represent the age distribution of trials in this context.</w:t>
      </w:r>
      <w:r w:rsidR="00D6159C">
        <w:fldChar w:fldCharType="begin"/>
      </w:r>
      <w:r w:rsidR="00D6159C">
        <w:instrText xml:space="preserve"> ADDIN EN.CITE &lt;EndNote&gt;&lt;Cite&gt;&lt;Author&gt;Hanlon&lt;/Author&gt;&lt;Year&gt;2019&lt;/Year&gt;&lt;RecNum&gt;4967&lt;/RecNum&gt;&lt;DisplayText&gt;&lt;style face="superscript"&gt;12&lt;/style&gt;&lt;/DisplayText&gt;&lt;record&gt;&lt;rec-number&gt;4967&lt;/rec-number&gt;&lt;foreign-keys&gt;&lt;key app="EN" db-id="rvtxd99fop2vtleaeayxprr6ee50v9rt5fzw" timestamp="1582747297"&gt;4967&lt;/key&gt;&lt;/foreign-keys&gt;&lt;ref-type name="Journal Article"&gt;17&lt;/ref-type&gt;&lt;contributors&gt;&lt;authors&gt;&lt;author&gt;Hanlon, Peter&lt;/author&gt;&lt;author&gt;Hannigan, Laurie&lt;/author&gt;&lt;author&gt;Rodriguez-Perez, Jesus&lt;/author&gt;&lt;author&gt;Fischbacher, Colin&lt;/author&gt;&lt;author&gt;Welton, Nicky J&lt;/author&gt;&lt;author&gt;Dias, Sofia&lt;/author&gt;&lt;author&gt;Mair, Frances S&lt;/author&gt;&lt;author&gt;Guthrie, Bruce&lt;/author&gt;&lt;author&gt;Wild, Sarah&lt;/author&gt;&lt;author&gt;McAllister, David A&lt;/author&gt;&lt;/authors&gt;&lt;/contributors&gt;&lt;titles&gt;&lt;title&gt;Representation of people with comorbidity and multimorbidity in clinical trials of novel drug therapies: an individual-level participant data analysis&lt;/title&gt;&lt;secondary-title&gt;BMC medicine&lt;/secondary-title&gt;&lt;/titles&gt;&lt;periodical&gt;&lt;full-title&gt;Bmc Medicine&lt;/full-title&gt;&lt;abbr-1&gt;BMC Med.&lt;/abbr-1&gt;&lt;/periodical&gt;&lt;pages&gt;201&lt;/pages&gt;&lt;volume&gt;17&lt;/volume&gt;&lt;number&gt;1&lt;/number&gt;&lt;dates&gt;&lt;year&gt;2019&lt;/year&gt;&lt;/dates&gt;&lt;isbn&gt;1741-7015&lt;/isbn&gt;&lt;urls&gt;&lt;/urls&gt;&lt;/record&gt;&lt;/Cite&gt;&lt;/EndNote&gt;</w:instrText>
      </w:r>
      <w:r w:rsidR="00D6159C">
        <w:fldChar w:fldCharType="separate"/>
      </w:r>
      <w:r w:rsidR="00D6159C" w:rsidRPr="00D6159C">
        <w:rPr>
          <w:noProof/>
          <w:vertAlign w:val="superscript"/>
        </w:rPr>
        <w:t>12</w:t>
      </w:r>
      <w:r w:rsidR="00D6159C">
        <w:fldChar w:fldCharType="end"/>
      </w:r>
      <w:r w:rsidR="00D6159C">
        <w:t xml:space="preserve"> </w:t>
      </w:r>
      <w:r w:rsidR="007E535A">
        <w:t xml:space="preserve">We propagated uncertainty in the </w:t>
      </w:r>
      <w:del w:id="319" w:author="David" w:date="2020-12-03T23:23:00Z">
        <w:r w:rsidR="007E535A" w:rsidDel="00404C11">
          <w:delText xml:space="preserve">model </w:delText>
        </w:r>
      </w:del>
      <w:ins w:id="320" w:author="David" w:date="2020-12-03T23:23:00Z">
        <w:r w:rsidR="00404C11">
          <w:t xml:space="preserve">expected rates </w:t>
        </w:r>
      </w:ins>
      <w:r w:rsidR="007E535A">
        <w:t xml:space="preserve">by </w:t>
      </w:r>
      <w:ins w:id="321" w:author="David" w:date="2020-12-03T23:29:00Z">
        <w:r w:rsidR="0097465D">
          <w:t xml:space="preserve">performing </w:t>
        </w:r>
      </w:ins>
      <w:ins w:id="322" w:author="David" w:date="2020-12-03T23:30:00Z">
        <w:r w:rsidR="0097465D">
          <w:t>the</w:t>
        </w:r>
      </w:ins>
      <w:ins w:id="323" w:author="David" w:date="2020-12-03T23:29:00Z">
        <w:r w:rsidR="0097465D">
          <w:t xml:space="preserve"> calculations </w:t>
        </w:r>
      </w:ins>
      <w:ins w:id="324" w:author="David" w:date="2020-12-03T23:30:00Z">
        <w:r w:rsidR="0097465D">
          <w:t>of the expected rate of hospitalisation and deaths using</w:t>
        </w:r>
      </w:ins>
      <w:ins w:id="325" w:author="David" w:date="2020-12-03T23:29:00Z">
        <w:r w:rsidR="0097465D">
          <w:t xml:space="preserve"> coefficients </w:t>
        </w:r>
      </w:ins>
      <w:ins w:id="326" w:author="David" w:date="2020-12-03T23:30:00Z">
        <w:r w:rsidR="0097465D">
          <w:t xml:space="preserve">sampled </w:t>
        </w:r>
      </w:ins>
      <w:ins w:id="327" w:author="David" w:date="2020-12-03T23:29:00Z">
        <w:r w:rsidR="0097465D">
          <w:t xml:space="preserve">from </w:t>
        </w:r>
      </w:ins>
      <w:del w:id="328" w:author="David" w:date="2020-12-03T23:29:00Z">
        <w:r w:rsidR="007E535A" w:rsidDel="0097465D">
          <w:delText>sampling from a</w:delText>
        </w:r>
      </w:del>
      <w:ins w:id="329" w:author="David" w:date="2020-12-03T23:29:00Z">
        <w:r w:rsidR="0097465D">
          <w:t>a</w:t>
        </w:r>
      </w:ins>
      <w:r w:rsidR="007E535A">
        <w:t xml:space="preserve"> multivariate normal distribution (10,000 samples)</w:t>
      </w:r>
      <w:ins w:id="330" w:author="David" w:date="2020-12-03T23:29:00Z">
        <w:r w:rsidR="0097465D">
          <w:t xml:space="preserve"> </w:t>
        </w:r>
      </w:ins>
      <w:del w:id="331" w:author="David" w:date="2020-12-03T23:30:00Z">
        <w:r w:rsidR="007E535A" w:rsidDel="0097465D">
          <w:delText xml:space="preserve"> </w:delText>
        </w:r>
      </w:del>
      <w:del w:id="332" w:author="David" w:date="2020-12-03T23:29:00Z">
        <w:r w:rsidR="007E535A" w:rsidDel="0097465D">
          <w:delText>before</w:delText>
        </w:r>
        <w:r w:rsidR="002D0C8E" w:rsidDel="0097465D">
          <w:delText xml:space="preserve"> calculating </w:delText>
        </w:r>
      </w:del>
      <w:del w:id="333" w:author="David" w:date="2020-12-03T23:30:00Z">
        <w:r w:rsidR="002D0C8E" w:rsidDel="0097465D">
          <w:delText>the expected rate of</w:delText>
        </w:r>
        <w:r w:rsidR="00363381" w:rsidDel="0097465D">
          <w:delText xml:space="preserve"> hospitalisation and deaths </w:delText>
        </w:r>
      </w:del>
      <w:ins w:id="334" w:author="David" w:date="2020-12-03T23:30:00Z">
        <w:r w:rsidR="00C60972">
          <w:t xml:space="preserve">and the </w:t>
        </w:r>
      </w:ins>
      <w:del w:id="335" w:author="David" w:date="2020-12-03T23:30:00Z">
        <w:r w:rsidR="00363381" w:rsidDel="00C60972">
          <w:delText xml:space="preserve">given the age and observation time of the trial, with 95% uncertainty intervals. </w:delText>
        </w:r>
      </w:del>
      <w:ins w:id="336" w:author="David" w:date="2020-12-03T23:23:00Z">
        <w:r w:rsidR="00404C11">
          <w:t>observed rate</w:t>
        </w:r>
      </w:ins>
      <w:ins w:id="337" w:author="David" w:date="2020-12-03T23:30:00Z">
        <w:r w:rsidR="00C60972">
          <w:t>s</w:t>
        </w:r>
      </w:ins>
      <w:ins w:id="338" w:author="David" w:date="2020-12-03T23:23:00Z">
        <w:r w:rsidR="00404C11">
          <w:t xml:space="preserve"> by sampling from Poisson distributions</w:t>
        </w:r>
      </w:ins>
      <w:ins w:id="339" w:author="David" w:date="2020-12-03T23:30:00Z">
        <w:r w:rsidR="00C60972">
          <w:t xml:space="preserve"> </w:t>
        </w:r>
      </w:ins>
      <w:ins w:id="340" w:author="David" w:date="2020-12-03T23:31:00Z">
        <w:r w:rsidR="00C60972">
          <w:t>(10,000 samples).</w:t>
        </w:r>
      </w:ins>
    </w:p>
    <w:p w14:paraId="6FD042FD" w14:textId="2B6194BB" w:rsidR="005C0C85" w:rsidRDefault="005C0C85">
      <w:pPr>
        <w:spacing w:line="480" w:lineRule="auto"/>
      </w:pPr>
      <w:moveFromRangeStart w:id="341" w:author="David" w:date="2020-12-03T23:24:00Z" w:name="move57930266"/>
      <w:moveFrom w:id="342" w:author="David" w:date="2020-12-03T23:24:00Z">
        <w:r w:rsidDel="00EE27FF">
          <w:t xml:space="preserve">Having calculated the expected rate of hospitalisations and deaths (as a proxy for SAEs), we calculated the ratio of </w:t>
        </w:r>
        <w:r w:rsidR="00854DCE" w:rsidDel="00EE27FF">
          <w:t xml:space="preserve">expected to observed </w:t>
        </w:r>
        <w:commentRangeStart w:id="343"/>
        <w:r w:rsidR="00854DCE" w:rsidDel="00EE27FF">
          <w:t>SAEs</w:t>
        </w:r>
        <w:commentRangeEnd w:id="343"/>
        <w:r w:rsidR="00F109D4" w:rsidDel="00EE27FF">
          <w:rPr>
            <w:rStyle w:val="CommentReference"/>
          </w:rPr>
          <w:commentReference w:id="343"/>
        </w:r>
        <w:r w:rsidR="00854DCE" w:rsidDel="00EE27FF">
          <w:t>.</w:t>
        </w:r>
      </w:moveFrom>
      <w:moveFromRangeEnd w:id="341"/>
    </w:p>
    <w:p w14:paraId="0A938CEE" w14:textId="2FEBE48C" w:rsidR="00F92D9D" w:rsidDel="00ED4D72" w:rsidRDefault="00F10DAD" w:rsidP="00DA4623">
      <w:pPr>
        <w:spacing w:line="480" w:lineRule="auto"/>
        <w:rPr>
          <w:del w:id="344" w:author="David" w:date="2020-12-03T23:28:00Z"/>
        </w:rPr>
      </w:pPr>
      <w:r>
        <w:t xml:space="preserve">We performed two sets of sensitivity analyses. </w:t>
      </w:r>
      <w:ins w:id="345" w:author="David" w:date="2020-12-03T23:28:00Z">
        <w:r w:rsidR="00ED4D72">
          <w:t>First, i</w:t>
        </w:r>
        <w:r w:rsidR="00D612F9">
          <w:t xml:space="preserve">n view of the small number of older people trials, we examined the sensitivity of the findings to the inclusion of each trial by re-running the regression models having excluded each </w:t>
        </w:r>
        <w:r w:rsidR="00ED4D72">
          <w:t xml:space="preserve">trial in turn. </w:t>
        </w:r>
      </w:ins>
      <w:r w:rsidR="009A645E">
        <w:t>The first explored the impact of the trial characteristics</w:t>
      </w:r>
      <w:r w:rsidR="00531D18">
        <w:t xml:space="preserve"> included in the comparison between older-people and standard trials.</w:t>
      </w:r>
    </w:p>
    <w:p w14:paraId="404C548E" w14:textId="77777777" w:rsidR="00C60972" w:rsidRDefault="00ED4D72" w:rsidP="00DA4623">
      <w:pPr>
        <w:spacing w:line="480" w:lineRule="auto"/>
        <w:rPr>
          <w:ins w:id="346" w:author="David" w:date="2020-12-03T23:31:00Z"/>
        </w:rPr>
      </w:pPr>
      <w:ins w:id="347" w:author="David" w:date="2020-12-03T23:28:00Z">
        <w:r>
          <w:t xml:space="preserve"> </w:t>
        </w:r>
      </w:ins>
      <w:r w:rsidR="00F92D9D">
        <w:t>The second sensitivity analysis explored the impact of possibly misclassification of the indication for RAAS treatment within the community cohort. For this, in addition to excluding participants with</w:t>
      </w:r>
      <w:r w:rsidR="00E33BAF">
        <w:t xml:space="preserve"> recent myocardial infarction or stroke (as in the main analysis), we also excluded any participant with a previous diagnosis of diabetes mellitus, heart failure, or chronic kidney disease. </w:t>
      </w:r>
      <w:r w:rsidR="00E74EB1">
        <w:t xml:space="preserve">We then repeated all analyses comparing trials to the community cohort. </w:t>
      </w:r>
      <w:r w:rsidR="00E33BAF">
        <w:t xml:space="preserve"> </w:t>
      </w:r>
    </w:p>
    <w:p w14:paraId="24CFB5A6" w14:textId="598ACFA6" w:rsidR="006F5E8A" w:rsidRDefault="00C60972" w:rsidP="00DA4623">
      <w:pPr>
        <w:spacing w:line="480" w:lineRule="auto"/>
      </w:pPr>
      <w:ins w:id="348" w:author="David" w:date="2020-12-03T23:31:00Z">
        <w:r>
          <w:t xml:space="preserve">The full analysis code and </w:t>
        </w:r>
        <w:r w:rsidR="00E4599F">
          <w:t xml:space="preserve">all </w:t>
        </w:r>
        <w:r>
          <w:t xml:space="preserve">data </w:t>
        </w:r>
        <w:r w:rsidR="00E4599F">
          <w:t>a</w:t>
        </w:r>
        <w:r>
          <w:t xml:space="preserve">re available at </w:t>
        </w:r>
        <w:proofErr w:type="spellStart"/>
        <w:r w:rsidR="00E4599F">
          <w:t>github_repo</w:t>
        </w:r>
        <w:proofErr w:type="spellEnd"/>
        <w:r w:rsidR="00E4599F">
          <w:t>.</w:t>
        </w:r>
      </w:ins>
      <w:r w:rsidR="006F5E8A">
        <w:br w:type="page"/>
      </w:r>
    </w:p>
    <w:p w14:paraId="56828FBE" w14:textId="357C7CE0" w:rsidR="00D92813" w:rsidRDefault="006F5E8A" w:rsidP="00DA4623">
      <w:pPr>
        <w:pStyle w:val="Heading1"/>
      </w:pPr>
      <w:r>
        <w:lastRenderedPageBreak/>
        <w:t>Results</w:t>
      </w:r>
    </w:p>
    <w:p w14:paraId="03CF805C" w14:textId="5759EDED" w:rsidR="006F5E8A" w:rsidRDefault="009F71DF" w:rsidP="00DA4623">
      <w:pPr>
        <w:spacing w:line="480" w:lineRule="auto"/>
      </w:pPr>
      <w:r>
        <w:t xml:space="preserve">We identified </w:t>
      </w:r>
      <w:r w:rsidR="00E51035">
        <w:t>110 trials</w:t>
      </w:r>
      <w:r>
        <w:t>,</w:t>
      </w:r>
      <w:r w:rsidR="00E51035">
        <w:t xml:space="preserve"> of which </w:t>
      </w:r>
      <w:r>
        <w:t xml:space="preserve">11 were ‘older people’ trials and 99 were ‘standard trials’. </w:t>
      </w:r>
      <w:r w:rsidR="00550DCF">
        <w:t xml:space="preserve">A full list of trial characteristics </w:t>
      </w:r>
      <w:r w:rsidR="00CF6EF3">
        <w:t xml:space="preserve">is included in the supplementary appendix, with summary data shown in table 1. </w:t>
      </w:r>
      <w:r w:rsidR="007449D9">
        <w:t>The median</w:t>
      </w:r>
      <w:r w:rsidR="00F23861">
        <w:t xml:space="preserve"> number of SAEs per trial was 7.5 (interquartile range</w:t>
      </w:r>
      <w:r w:rsidR="00474352">
        <w:t xml:space="preserve"> [IQR]</w:t>
      </w:r>
      <w:r w:rsidR="00F23861">
        <w:t xml:space="preserve"> 3-14</w:t>
      </w:r>
      <w:r w:rsidR="00F23861" w:rsidRPr="00013A19">
        <w:t>)</w:t>
      </w:r>
      <w:r w:rsidR="00F1528E" w:rsidRPr="00013A19">
        <w:t>. The median</w:t>
      </w:r>
      <w:r w:rsidR="002F41A8" w:rsidRPr="00013A19">
        <w:t xml:space="preserve"> </w:t>
      </w:r>
      <w:r w:rsidR="00013A19">
        <w:t>rate</w:t>
      </w:r>
      <w:r w:rsidR="00F1528E" w:rsidRPr="00013A19">
        <w:t xml:space="preserve"> of SAEs</w:t>
      </w:r>
      <w:r w:rsidR="002F41A8" w:rsidRPr="00013A19">
        <w:t xml:space="preserve"> per </w:t>
      </w:r>
      <w:r w:rsidR="00013A19">
        <w:t>person per y</w:t>
      </w:r>
      <w:r w:rsidR="002F41A8" w:rsidRPr="00013A19">
        <w:t xml:space="preserve">ear </w:t>
      </w:r>
      <w:r w:rsidR="003E63D9" w:rsidRPr="00013A19">
        <w:t xml:space="preserve">was </w:t>
      </w:r>
      <w:r w:rsidR="00013A19">
        <w:t>0.</w:t>
      </w:r>
      <w:r w:rsidR="00474352">
        <w:t xml:space="preserve">18 (IQR </w:t>
      </w:r>
      <w:r w:rsidR="005A4A63">
        <w:t xml:space="preserve">0.12-0.29) in the older people trials and </w:t>
      </w:r>
      <w:r w:rsidR="00D8169F">
        <w:t xml:space="preserve">0.11 (0.08-0.18) </w:t>
      </w:r>
      <w:r w:rsidR="003E63D9" w:rsidRPr="00013A19">
        <w:t>in the standard trials</w:t>
      </w:r>
      <w:r w:rsidR="00D8169F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04436" w14:paraId="12583232" w14:textId="77777777" w:rsidTr="0062256C">
        <w:tc>
          <w:tcPr>
            <w:tcW w:w="9016" w:type="dxa"/>
            <w:gridSpan w:val="3"/>
          </w:tcPr>
          <w:p w14:paraId="1C62B8CC" w14:textId="4DEE2341" w:rsidR="00D04436" w:rsidRDefault="00D04436" w:rsidP="00DA4623">
            <w:pPr>
              <w:spacing w:line="480" w:lineRule="auto"/>
            </w:pPr>
            <w:r>
              <w:t xml:space="preserve">Table 1: Summary of included </w:t>
            </w:r>
            <w:commentRangeStart w:id="349"/>
            <w:r>
              <w:t>trials</w:t>
            </w:r>
            <w:commentRangeEnd w:id="349"/>
            <w:r w:rsidR="005C3921">
              <w:rPr>
                <w:rStyle w:val="CommentReference"/>
              </w:rPr>
              <w:commentReference w:id="349"/>
            </w:r>
          </w:p>
        </w:tc>
      </w:tr>
      <w:tr w:rsidR="0060241B" w14:paraId="638ECC25" w14:textId="77777777" w:rsidTr="0060241B">
        <w:tc>
          <w:tcPr>
            <w:tcW w:w="3005" w:type="dxa"/>
          </w:tcPr>
          <w:p w14:paraId="36DF34C4" w14:textId="77777777" w:rsidR="0060241B" w:rsidRDefault="0060241B" w:rsidP="00DA4623">
            <w:pPr>
              <w:spacing w:line="480" w:lineRule="auto"/>
            </w:pPr>
          </w:p>
        </w:tc>
        <w:tc>
          <w:tcPr>
            <w:tcW w:w="3005" w:type="dxa"/>
          </w:tcPr>
          <w:p w14:paraId="2BF81720" w14:textId="2F8E2E18" w:rsidR="0060241B" w:rsidRDefault="00521CB5" w:rsidP="00DA4623">
            <w:pPr>
              <w:spacing w:line="480" w:lineRule="auto"/>
            </w:pPr>
            <w:r>
              <w:t>Standard trials (n = 99)</w:t>
            </w:r>
          </w:p>
        </w:tc>
        <w:tc>
          <w:tcPr>
            <w:tcW w:w="3006" w:type="dxa"/>
          </w:tcPr>
          <w:p w14:paraId="679BEAE2" w14:textId="7A9136A1" w:rsidR="0060241B" w:rsidRDefault="00521CB5" w:rsidP="00DA4623">
            <w:pPr>
              <w:spacing w:line="480" w:lineRule="auto"/>
            </w:pPr>
            <w:r>
              <w:t>Older-people trials (n = 11)</w:t>
            </w:r>
          </w:p>
        </w:tc>
      </w:tr>
      <w:tr w:rsidR="0060241B" w14:paraId="6DF68231" w14:textId="77777777" w:rsidTr="0060241B">
        <w:tc>
          <w:tcPr>
            <w:tcW w:w="3005" w:type="dxa"/>
          </w:tcPr>
          <w:p w14:paraId="783AA4CB" w14:textId="6361B65F" w:rsidR="0060241B" w:rsidRDefault="00CB038D" w:rsidP="00DA4623">
            <w:pPr>
              <w:spacing w:line="480" w:lineRule="auto"/>
            </w:pPr>
            <w:r>
              <w:t>Drug</w:t>
            </w:r>
            <w:r w:rsidR="007751EE">
              <w:t xml:space="preserve"> under investigation</w:t>
            </w:r>
          </w:p>
        </w:tc>
        <w:tc>
          <w:tcPr>
            <w:tcW w:w="3005" w:type="dxa"/>
          </w:tcPr>
          <w:p w14:paraId="7CD0FB86" w14:textId="77777777" w:rsidR="0060241B" w:rsidRDefault="0060241B" w:rsidP="00DA4623">
            <w:pPr>
              <w:spacing w:line="480" w:lineRule="auto"/>
            </w:pPr>
          </w:p>
        </w:tc>
        <w:tc>
          <w:tcPr>
            <w:tcW w:w="3006" w:type="dxa"/>
          </w:tcPr>
          <w:p w14:paraId="784E4694" w14:textId="77777777" w:rsidR="0060241B" w:rsidRDefault="0060241B" w:rsidP="00DA4623">
            <w:pPr>
              <w:spacing w:line="480" w:lineRule="auto"/>
            </w:pPr>
          </w:p>
        </w:tc>
      </w:tr>
      <w:tr w:rsidR="0060241B" w14:paraId="63DBBF53" w14:textId="77777777" w:rsidTr="0060241B">
        <w:tc>
          <w:tcPr>
            <w:tcW w:w="3005" w:type="dxa"/>
          </w:tcPr>
          <w:p w14:paraId="24ED7755" w14:textId="77777777" w:rsidR="0060241B" w:rsidRDefault="0060241B" w:rsidP="00DA4623">
            <w:pPr>
              <w:spacing w:line="480" w:lineRule="auto"/>
            </w:pPr>
          </w:p>
        </w:tc>
        <w:tc>
          <w:tcPr>
            <w:tcW w:w="3005" w:type="dxa"/>
          </w:tcPr>
          <w:p w14:paraId="4507B026" w14:textId="77777777" w:rsidR="0060241B" w:rsidRDefault="0060241B" w:rsidP="00DA4623">
            <w:pPr>
              <w:spacing w:line="480" w:lineRule="auto"/>
            </w:pPr>
          </w:p>
        </w:tc>
        <w:tc>
          <w:tcPr>
            <w:tcW w:w="3006" w:type="dxa"/>
          </w:tcPr>
          <w:p w14:paraId="52FD8B74" w14:textId="77777777" w:rsidR="0060241B" w:rsidRDefault="0060241B" w:rsidP="00DA4623">
            <w:pPr>
              <w:spacing w:line="480" w:lineRule="auto"/>
            </w:pPr>
          </w:p>
        </w:tc>
      </w:tr>
      <w:tr w:rsidR="0060241B" w14:paraId="7443CC67" w14:textId="77777777" w:rsidTr="0060241B">
        <w:tc>
          <w:tcPr>
            <w:tcW w:w="3005" w:type="dxa"/>
          </w:tcPr>
          <w:p w14:paraId="0047B95C" w14:textId="2D1319D3" w:rsidR="00F26767" w:rsidRDefault="00F26767" w:rsidP="00DA4623">
            <w:pPr>
              <w:spacing w:line="480" w:lineRule="auto"/>
            </w:pPr>
            <w:r>
              <w:t>Comparison</w:t>
            </w:r>
          </w:p>
        </w:tc>
        <w:tc>
          <w:tcPr>
            <w:tcW w:w="3005" w:type="dxa"/>
          </w:tcPr>
          <w:p w14:paraId="5A9EA89B" w14:textId="77777777" w:rsidR="0060241B" w:rsidRDefault="0060241B" w:rsidP="00DA4623">
            <w:pPr>
              <w:spacing w:line="480" w:lineRule="auto"/>
            </w:pPr>
          </w:p>
        </w:tc>
        <w:tc>
          <w:tcPr>
            <w:tcW w:w="3006" w:type="dxa"/>
          </w:tcPr>
          <w:p w14:paraId="13B72644" w14:textId="77777777" w:rsidR="0060241B" w:rsidRDefault="0060241B" w:rsidP="00DA4623">
            <w:pPr>
              <w:spacing w:line="480" w:lineRule="auto"/>
            </w:pPr>
          </w:p>
        </w:tc>
      </w:tr>
      <w:tr w:rsidR="00F26767" w14:paraId="3F2CC989" w14:textId="77777777" w:rsidTr="0060241B">
        <w:tc>
          <w:tcPr>
            <w:tcW w:w="3005" w:type="dxa"/>
          </w:tcPr>
          <w:p w14:paraId="0AA26CFB" w14:textId="06BE336B" w:rsidR="00F26767" w:rsidRDefault="001166F4" w:rsidP="00DA4623">
            <w:pPr>
              <w:spacing w:line="480" w:lineRule="auto"/>
            </w:pPr>
            <w:r>
              <w:t xml:space="preserve">  </w:t>
            </w:r>
            <w:r w:rsidR="00F26767">
              <w:t>Placebo</w:t>
            </w:r>
          </w:p>
        </w:tc>
        <w:tc>
          <w:tcPr>
            <w:tcW w:w="3005" w:type="dxa"/>
          </w:tcPr>
          <w:p w14:paraId="143B901C" w14:textId="77777777" w:rsidR="00F26767" w:rsidRDefault="00F26767" w:rsidP="00DA4623">
            <w:pPr>
              <w:spacing w:line="480" w:lineRule="auto"/>
            </w:pPr>
          </w:p>
        </w:tc>
        <w:tc>
          <w:tcPr>
            <w:tcW w:w="3006" w:type="dxa"/>
          </w:tcPr>
          <w:p w14:paraId="4C143B1E" w14:textId="77777777" w:rsidR="00F26767" w:rsidRDefault="00F26767" w:rsidP="00DA4623">
            <w:pPr>
              <w:spacing w:line="480" w:lineRule="auto"/>
            </w:pPr>
          </w:p>
        </w:tc>
      </w:tr>
      <w:tr w:rsidR="00F26767" w14:paraId="73EE11DE" w14:textId="77777777" w:rsidTr="0060241B">
        <w:tc>
          <w:tcPr>
            <w:tcW w:w="3005" w:type="dxa"/>
          </w:tcPr>
          <w:p w14:paraId="0FC10B96" w14:textId="7D1ED71D" w:rsidR="00F26767" w:rsidRDefault="001166F4" w:rsidP="00DA4623">
            <w:pPr>
              <w:spacing w:line="480" w:lineRule="auto"/>
            </w:pPr>
            <w:r>
              <w:t xml:space="preserve">  </w:t>
            </w:r>
            <w:r w:rsidR="00F26767">
              <w:t>Drug of different class</w:t>
            </w:r>
          </w:p>
        </w:tc>
        <w:tc>
          <w:tcPr>
            <w:tcW w:w="3005" w:type="dxa"/>
          </w:tcPr>
          <w:p w14:paraId="7BE625EC" w14:textId="77777777" w:rsidR="00F26767" w:rsidRDefault="00F26767" w:rsidP="00DA4623">
            <w:pPr>
              <w:spacing w:line="480" w:lineRule="auto"/>
            </w:pPr>
          </w:p>
        </w:tc>
        <w:tc>
          <w:tcPr>
            <w:tcW w:w="3006" w:type="dxa"/>
          </w:tcPr>
          <w:p w14:paraId="4749C3EC" w14:textId="77777777" w:rsidR="00F26767" w:rsidRDefault="00F26767" w:rsidP="00DA4623">
            <w:pPr>
              <w:spacing w:line="480" w:lineRule="auto"/>
            </w:pPr>
          </w:p>
        </w:tc>
      </w:tr>
      <w:tr w:rsidR="0060241B" w14:paraId="04EFBB68" w14:textId="77777777" w:rsidTr="0060241B">
        <w:tc>
          <w:tcPr>
            <w:tcW w:w="3005" w:type="dxa"/>
          </w:tcPr>
          <w:p w14:paraId="6805731E" w14:textId="77777777" w:rsidR="0060241B" w:rsidRDefault="0060241B" w:rsidP="00DA4623">
            <w:pPr>
              <w:spacing w:line="480" w:lineRule="auto"/>
            </w:pPr>
          </w:p>
        </w:tc>
        <w:tc>
          <w:tcPr>
            <w:tcW w:w="3005" w:type="dxa"/>
          </w:tcPr>
          <w:p w14:paraId="341E2EB9" w14:textId="77777777" w:rsidR="0060241B" w:rsidRDefault="0060241B" w:rsidP="00DA4623">
            <w:pPr>
              <w:spacing w:line="480" w:lineRule="auto"/>
            </w:pPr>
          </w:p>
        </w:tc>
        <w:tc>
          <w:tcPr>
            <w:tcW w:w="3006" w:type="dxa"/>
          </w:tcPr>
          <w:p w14:paraId="04F34D79" w14:textId="77777777" w:rsidR="0060241B" w:rsidRDefault="0060241B" w:rsidP="00DA4623">
            <w:pPr>
              <w:spacing w:line="480" w:lineRule="auto"/>
            </w:pPr>
          </w:p>
        </w:tc>
      </w:tr>
      <w:tr w:rsidR="002F1BDF" w14:paraId="41ADD04B" w14:textId="77777777" w:rsidTr="0060241B">
        <w:tc>
          <w:tcPr>
            <w:tcW w:w="3005" w:type="dxa"/>
          </w:tcPr>
          <w:p w14:paraId="0F8ED0D5" w14:textId="3528BAD0" w:rsidR="002F1BDF" w:rsidRDefault="002F1BDF" w:rsidP="00DA4623">
            <w:pPr>
              <w:spacing w:line="480" w:lineRule="auto"/>
            </w:pPr>
            <w:r>
              <w:t>Phase</w:t>
            </w:r>
          </w:p>
        </w:tc>
        <w:tc>
          <w:tcPr>
            <w:tcW w:w="3005" w:type="dxa"/>
          </w:tcPr>
          <w:p w14:paraId="74EE2FE7" w14:textId="77777777" w:rsidR="002F1BDF" w:rsidRDefault="002F1BDF" w:rsidP="00DA4623">
            <w:pPr>
              <w:spacing w:line="480" w:lineRule="auto"/>
            </w:pPr>
          </w:p>
        </w:tc>
        <w:tc>
          <w:tcPr>
            <w:tcW w:w="3006" w:type="dxa"/>
          </w:tcPr>
          <w:p w14:paraId="70B0976B" w14:textId="77777777" w:rsidR="002F1BDF" w:rsidRDefault="002F1BDF" w:rsidP="00DA4623">
            <w:pPr>
              <w:spacing w:line="480" w:lineRule="auto"/>
            </w:pPr>
          </w:p>
        </w:tc>
      </w:tr>
      <w:tr w:rsidR="002F1BDF" w14:paraId="70F4E8E6" w14:textId="77777777" w:rsidTr="0060241B">
        <w:tc>
          <w:tcPr>
            <w:tcW w:w="3005" w:type="dxa"/>
          </w:tcPr>
          <w:p w14:paraId="0A232894" w14:textId="17283E72" w:rsidR="002F1BDF" w:rsidRDefault="001166F4" w:rsidP="00DA4623">
            <w:pPr>
              <w:spacing w:line="480" w:lineRule="auto"/>
            </w:pPr>
            <w:r>
              <w:t xml:space="preserve">  3</w:t>
            </w:r>
          </w:p>
        </w:tc>
        <w:tc>
          <w:tcPr>
            <w:tcW w:w="3005" w:type="dxa"/>
          </w:tcPr>
          <w:p w14:paraId="01D86E7E" w14:textId="77777777" w:rsidR="002F1BDF" w:rsidRDefault="002F1BDF" w:rsidP="00DA4623">
            <w:pPr>
              <w:spacing w:line="480" w:lineRule="auto"/>
            </w:pPr>
          </w:p>
        </w:tc>
        <w:tc>
          <w:tcPr>
            <w:tcW w:w="3006" w:type="dxa"/>
          </w:tcPr>
          <w:p w14:paraId="67137824" w14:textId="77777777" w:rsidR="002F1BDF" w:rsidRDefault="002F1BDF" w:rsidP="00DA4623">
            <w:pPr>
              <w:spacing w:line="480" w:lineRule="auto"/>
            </w:pPr>
          </w:p>
        </w:tc>
      </w:tr>
      <w:tr w:rsidR="002F1BDF" w14:paraId="4F4686B4" w14:textId="77777777" w:rsidTr="0060241B">
        <w:tc>
          <w:tcPr>
            <w:tcW w:w="3005" w:type="dxa"/>
          </w:tcPr>
          <w:p w14:paraId="4F99E012" w14:textId="47FA4AFD" w:rsidR="002F1BDF" w:rsidRDefault="001166F4" w:rsidP="00DA4623">
            <w:pPr>
              <w:spacing w:line="480" w:lineRule="auto"/>
            </w:pPr>
            <w:r>
              <w:t xml:space="preserve">  4</w:t>
            </w:r>
          </w:p>
        </w:tc>
        <w:tc>
          <w:tcPr>
            <w:tcW w:w="3005" w:type="dxa"/>
          </w:tcPr>
          <w:p w14:paraId="5D35E7CE" w14:textId="77777777" w:rsidR="002F1BDF" w:rsidRDefault="002F1BDF" w:rsidP="00DA4623">
            <w:pPr>
              <w:spacing w:line="480" w:lineRule="auto"/>
            </w:pPr>
          </w:p>
        </w:tc>
        <w:tc>
          <w:tcPr>
            <w:tcW w:w="3006" w:type="dxa"/>
          </w:tcPr>
          <w:p w14:paraId="780ABECC" w14:textId="77777777" w:rsidR="002F1BDF" w:rsidRDefault="002F1BDF" w:rsidP="00DA4623">
            <w:pPr>
              <w:spacing w:line="480" w:lineRule="auto"/>
            </w:pPr>
          </w:p>
        </w:tc>
      </w:tr>
      <w:tr w:rsidR="002F1BDF" w14:paraId="589D7C7E" w14:textId="77777777" w:rsidTr="0060241B">
        <w:tc>
          <w:tcPr>
            <w:tcW w:w="3005" w:type="dxa"/>
          </w:tcPr>
          <w:p w14:paraId="39E15C05" w14:textId="77777777" w:rsidR="002F1BDF" w:rsidRDefault="002F1BDF" w:rsidP="00DA4623">
            <w:pPr>
              <w:spacing w:line="480" w:lineRule="auto"/>
            </w:pPr>
          </w:p>
        </w:tc>
        <w:tc>
          <w:tcPr>
            <w:tcW w:w="3005" w:type="dxa"/>
          </w:tcPr>
          <w:p w14:paraId="1593FE51" w14:textId="77777777" w:rsidR="002F1BDF" w:rsidRDefault="002F1BDF" w:rsidP="00DA4623">
            <w:pPr>
              <w:spacing w:line="480" w:lineRule="auto"/>
            </w:pPr>
          </w:p>
        </w:tc>
        <w:tc>
          <w:tcPr>
            <w:tcW w:w="3006" w:type="dxa"/>
          </w:tcPr>
          <w:p w14:paraId="69901C60" w14:textId="77777777" w:rsidR="002F1BDF" w:rsidRDefault="002F1BDF" w:rsidP="00DA4623">
            <w:pPr>
              <w:spacing w:line="480" w:lineRule="auto"/>
            </w:pPr>
          </w:p>
        </w:tc>
      </w:tr>
      <w:tr w:rsidR="002F1BDF" w14:paraId="255AE062" w14:textId="77777777" w:rsidTr="0060241B">
        <w:tc>
          <w:tcPr>
            <w:tcW w:w="3005" w:type="dxa"/>
          </w:tcPr>
          <w:p w14:paraId="05D0AF6A" w14:textId="38CC9BC9" w:rsidR="002F1BDF" w:rsidRDefault="002F1BDF" w:rsidP="00DA4623">
            <w:pPr>
              <w:spacing w:line="480" w:lineRule="auto"/>
            </w:pPr>
            <w:r>
              <w:t>Hard outcome</w:t>
            </w:r>
          </w:p>
        </w:tc>
        <w:tc>
          <w:tcPr>
            <w:tcW w:w="3005" w:type="dxa"/>
          </w:tcPr>
          <w:p w14:paraId="31E61A26" w14:textId="77777777" w:rsidR="002F1BDF" w:rsidRDefault="002F1BDF" w:rsidP="00DA4623">
            <w:pPr>
              <w:spacing w:line="480" w:lineRule="auto"/>
            </w:pPr>
          </w:p>
        </w:tc>
        <w:tc>
          <w:tcPr>
            <w:tcW w:w="3006" w:type="dxa"/>
          </w:tcPr>
          <w:p w14:paraId="6385F6D3" w14:textId="77777777" w:rsidR="002F1BDF" w:rsidRDefault="002F1BDF" w:rsidP="00DA4623">
            <w:pPr>
              <w:spacing w:line="480" w:lineRule="auto"/>
            </w:pPr>
          </w:p>
        </w:tc>
      </w:tr>
      <w:tr w:rsidR="002F1BDF" w14:paraId="10ABD562" w14:textId="77777777" w:rsidTr="0060241B">
        <w:tc>
          <w:tcPr>
            <w:tcW w:w="3005" w:type="dxa"/>
          </w:tcPr>
          <w:p w14:paraId="27DD0E41" w14:textId="0FD6F320" w:rsidR="002F1BDF" w:rsidRDefault="002F1BDF" w:rsidP="00DA4623">
            <w:pPr>
              <w:spacing w:line="480" w:lineRule="auto"/>
            </w:pPr>
            <w:r>
              <w:t xml:space="preserve">  Yes</w:t>
            </w:r>
          </w:p>
        </w:tc>
        <w:tc>
          <w:tcPr>
            <w:tcW w:w="3005" w:type="dxa"/>
          </w:tcPr>
          <w:p w14:paraId="667899F8" w14:textId="77777777" w:rsidR="002F1BDF" w:rsidRDefault="002F1BDF" w:rsidP="00DA4623">
            <w:pPr>
              <w:spacing w:line="480" w:lineRule="auto"/>
            </w:pPr>
          </w:p>
        </w:tc>
        <w:tc>
          <w:tcPr>
            <w:tcW w:w="3006" w:type="dxa"/>
          </w:tcPr>
          <w:p w14:paraId="3BB7AE70" w14:textId="77777777" w:rsidR="002F1BDF" w:rsidRDefault="002F1BDF" w:rsidP="00DA4623">
            <w:pPr>
              <w:spacing w:line="480" w:lineRule="auto"/>
            </w:pPr>
          </w:p>
        </w:tc>
      </w:tr>
      <w:tr w:rsidR="002F1BDF" w14:paraId="11D9521B" w14:textId="77777777" w:rsidTr="0060241B">
        <w:tc>
          <w:tcPr>
            <w:tcW w:w="3005" w:type="dxa"/>
          </w:tcPr>
          <w:p w14:paraId="3BBC33EE" w14:textId="6E7B8C35" w:rsidR="002F1BDF" w:rsidRDefault="002F1BDF" w:rsidP="00DA4623">
            <w:pPr>
              <w:spacing w:line="480" w:lineRule="auto"/>
            </w:pPr>
            <w:r>
              <w:t xml:space="preserve">  No</w:t>
            </w:r>
          </w:p>
        </w:tc>
        <w:tc>
          <w:tcPr>
            <w:tcW w:w="3005" w:type="dxa"/>
          </w:tcPr>
          <w:p w14:paraId="3E21145E" w14:textId="77777777" w:rsidR="002F1BDF" w:rsidRDefault="002F1BDF" w:rsidP="00DA4623">
            <w:pPr>
              <w:spacing w:line="480" w:lineRule="auto"/>
            </w:pPr>
          </w:p>
        </w:tc>
        <w:tc>
          <w:tcPr>
            <w:tcW w:w="3006" w:type="dxa"/>
          </w:tcPr>
          <w:p w14:paraId="16172B00" w14:textId="77777777" w:rsidR="002F1BDF" w:rsidRDefault="002F1BDF" w:rsidP="00DA4623">
            <w:pPr>
              <w:spacing w:line="480" w:lineRule="auto"/>
            </w:pPr>
          </w:p>
        </w:tc>
      </w:tr>
      <w:tr w:rsidR="002F1BDF" w14:paraId="2550F42C" w14:textId="77777777" w:rsidTr="0060241B">
        <w:tc>
          <w:tcPr>
            <w:tcW w:w="3005" w:type="dxa"/>
          </w:tcPr>
          <w:p w14:paraId="2E1E6B42" w14:textId="77777777" w:rsidR="002F1BDF" w:rsidRDefault="002F1BDF" w:rsidP="00DA4623">
            <w:pPr>
              <w:spacing w:line="480" w:lineRule="auto"/>
            </w:pPr>
          </w:p>
        </w:tc>
        <w:tc>
          <w:tcPr>
            <w:tcW w:w="3005" w:type="dxa"/>
          </w:tcPr>
          <w:p w14:paraId="60059732" w14:textId="77777777" w:rsidR="002F1BDF" w:rsidRDefault="002F1BDF" w:rsidP="00DA4623">
            <w:pPr>
              <w:spacing w:line="480" w:lineRule="auto"/>
            </w:pPr>
          </w:p>
        </w:tc>
        <w:tc>
          <w:tcPr>
            <w:tcW w:w="3006" w:type="dxa"/>
          </w:tcPr>
          <w:p w14:paraId="5186394C" w14:textId="77777777" w:rsidR="002F1BDF" w:rsidRDefault="002F1BDF" w:rsidP="00DA4623">
            <w:pPr>
              <w:spacing w:line="480" w:lineRule="auto"/>
            </w:pPr>
          </w:p>
        </w:tc>
      </w:tr>
      <w:tr w:rsidR="00CB038D" w14:paraId="7DF7B076" w14:textId="77777777" w:rsidTr="0060241B">
        <w:tc>
          <w:tcPr>
            <w:tcW w:w="3005" w:type="dxa"/>
          </w:tcPr>
          <w:p w14:paraId="7BF52AD7" w14:textId="72A6AD50" w:rsidR="00CB038D" w:rsidRDefault="00CB038D" w:rsidP="00DA4623">
            <w:pPr>
              <w:spacing w:line="480" w:lineRule="auto"/>
            </w:pPr>
            <w:r>
              <w:t>Mean trial age</w:t>
            </w:r>
          </w:p>
        </w:tc>
        <w:tc>
          <w:tcPr>
            <w:tcW w:w="3005" w:type="dxa"/>
          </w:tcPr>
          <w:p w14:paraId="077984CD" w14:textId="77777777" w:rsidR="00CB038D" w:rsidRDefault="00CB038D" w:rsidP="00DA4623">
            <w:pPr>
              <w:spacing w:line="480" w:lineRule="auto"/>
            </w:pPr>
          </w:p>
        </w:tc>
        <w:tc>
          <w:tcPr>
            <w:tcW w:w="3006" w:type="dxa"/>
          </w:tcPr>
          <w:p w14:paraId="5BE86857" w14:textId="77777777" w:rsidR="00CB038D" w:rsidRDefault="00CB038D" w:rsidP="00DA4623">
            <w:pPr>
              <w:spacing w:line="480" w:lineRule="auto"/>
            </w:pPr>
          </w:p>
        </w:tc>
      </w:tr>
      <w:tr w:rsidR="00CB038D" w14:paraId="1F20EC62" w14:textId="77777777" w:rsidTr="0060241B">
        <w:tc>
          <w:tcPr>
            <w:tcW w:w="3005" w:type="dxa"/>
          </w:tcPr>
          <w:p w14:paraId="22399D6C" w14:textId="77777777" w:rsidR="00CB038D" w:rsidRDefault="00CB038D" w:rsidP="00DA4623">
            <w:pPr>
              <w:spacing w:line="480" w:lineRule="auto"/>
            </w:pPr>
          </w:p>
        </w:tc>
        <w:tc>
          <w:tcPr>
            <w:tcW w:w="3005" w:type="dxa"/>
          </w:tcPr>
          <w:p w14:paraId="17590A22" w14:textId="77777777" w:rsidR="00CB038D" w:rsidRDefault="00CB038D" w:rsidP="00DA4623">
            <w:pPr>
              <w:spacing w:line="480" w:lineRule="auto"/>
            </w:pPr>
          </w:p>
        </w:tc>
        <w:tc>
          <w:tcPr>
            <w:tcW w:w="3006" w:type="dxa"/>
          </w:tcPr>
          <w:p w14:paraId="4DE68248" w14:textId="77777777" w:rsidR="00CB038D" w:rsidRDefault="00CB038D" w:rsidP="00DA4623">
            <w:pPr>
              <w:spacing w:line="480" w:lineRule="auto"/>
            </w:pPr>
          </w:p>
        </w:tc>
      </w:tr>
      <w:tr w:rsidR="00CB038D" w14:paraId="637CABBA" w14:textId="77777777" w:rsidTr="0060241B">
        <w:tc>
          <w:tcPr>
            <w:tcW w:w="3005" w:type="dxa"/>
          </w:tcPr>
          <w:p w14:paraId="4D19387A" w14:textId="7F53D06B" w:rsidR="00CB038D" w:rsidRDefault="00CB038D" w:rsidP="00DA4623">
            <w:pPr>
              <w:spacing w:line="480" w:lineRule="auto"/>
            </w:pPr>
            <w:r>
              <w:lastRenderedPageBreak/>
              <w:t>% female in trial</w:t>
            </w:r>
          </w:p>
        </w:tc>
        <w:tc>
          <w:tcPr>
            <w:tcW w:w="3005" w:type="dxa"/>
          </w:tcPr>
          <w:p w14:paraId="5B988818" w14:textId="77777777" w:rsidR="00CB038D" w:rsidRDefault="00CB038D" w:rsidP="00DA4623">
            <w:pPr>
              <w:spacing w:line="480" w:lineRule="auto"/>
            </w:pPr>
          </w:p>
        </w:tc>
        <w:tc>
          <w:tcPr>
            <w:tcW w:w="3006" w:type="dxa"/>
          </w:tcPr>
          <w:p w14:paraId="05A9F084" w14:textId="77777777" w:rsidR="00CB038D" w:rsidRDefault="00CB038D" w:rsidP="00DA4623">
            <w:pPr>
              <w:spacing w:line="480" w:lineRule="auto"/>
            </w:pPr>
          </w:p>
        </w:tc>
      </w:tr>
    </w:tbl>
    <w:p w14:paraId="4CDEB026" w14:textId="77777777" w:rsidR="0060241B" w:rsidRDefault="0060241B" w:rsidP="00DA4623">
      <w:pPr>
        <w:spacing w:line="480" w:lineRule="auto"/>
      </w:pPr>
    </w:p>
    <w:p w14:paraId="60E66249" w14:textId="333790A0" w:rsidR="00CF6EF3" w:rsidRDefault="00195C07" w:rsidP="00DA4623">
      <w:pPr>
        <w:spacing w:line="480" w:lineRule="auto"/>
      </w:pPr>
      <w:r>
        <w:t>T</w:t>
      </w:r>
      <w:r w:rsidR="007172C4">
        <w:t>he comparison of SAE rates between older and standard trials is shown in table 2. In the unadjusted analysis</w:t>
      </w:r>
      <w:r w:rsidR="00742D2D">
        <w:t xml:space="preserve"> older-people trials had a lower incidence of SAEs than standard trials.</w:t>
      </w:r>
      <w:r w:rsidR="007172C4">
        <w:t xml:space="preserve"> However, after adjusting for </w:t>
      </w:r>
      <w:r w:rsidR="00BD09EB">
        <w:t xml:space="preserve">trial characteristics including trial drug, type of comparison, </w:t>
      </w:r>
      <w:r w:rsidR="005118EA">
        <w:t xml:space="preserve">trial phase and type of outcome, older-people trials had </w:t>
      </w:r>
      <w:r w:rsidR="00960FEA">
        <w:t>a higher incidence</w:t>
      </w:r>
      <w:r w:rsidR="005118EA">
        <w:t xml:space="preserve"> of SAEs</w:t>
      </w:r>
      <w:r w:rsidR="00085832">
        <w:t xml:space="preserve"> (IRR </w:t>
      </w:r>
      <w:r w:rsidR="00960FEA">
        <w:t>1.74</w:t>
      </w:r>
      <w:r w:rsidR="00085832">
        <w:t xml:space="preserve">, 95% </w:t>
      </w:r>
      <w:r w:rsidR="00CE2FEC">
        <w:t xml:space="preserve">credible interval </w:t>
      </w:r>
      <w:r w:rsidR="00960FEA">
        <w:t>1.03-2.92</w:t>
      </w:r>
      <w:r w:rsidR="00085832">
        <w:t>).</w:t>
      </w:r>
      <w:r w:rsidR="00C71BA3">
        <w:t xml:space="preserve"> </w:t>
      </w:r>
      <w:r w:rsidR="00085832">
        <w:t>This demonstrates that, for an equivalent trial comparison</w:t>
      </w:r>
      <w:r w:rsidR="00E260CA">
        <w:t xml:space="preserve">, trials focussing on </w:t>
      </w:r>
      <w:proofErr w:type="gramStart"/>
      <w:r w:rsidR="00E260CA">
        <w:t>older-people</w:t>
      </w:r>
      <w:proofErr w:type="gramEnd"/>
      <w:r w:rsidR="00E260CA">
        <w:t xml:space="preserve"> appear to successfully recruit participants with a greater risk of adverse health outcomes. </w:t>
      </w:r>
      <w:r w:rsidR="00C71BA3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1311"/>
        <w:gridCol w:w="1483"/>
        <w:gridCol w:w="1483"/>
        <w:gridCol w:w="1483"/>
      </w:tblGrid>
      <w:tr w:rsidR="0016369E" w14:paraId="2F91B2FA" w14:textId="77777777" w:rsidTr="0062256C">
        <w:tc>
          <w:tcPr>
            <w:tcW w:w="9016" w:type="dxa"/>
            <w:gridSpan w:val="6"/>
          </w:tcPr>
          <w:p w14:paraId="42E6E951" w14:textId="4B5BEB41" w:rsidR="0016369E" w:rsidRDefault="0016369E" w:rsidP="00DA4623">
            <w:pPr>
              <w:spacing w:line="480" w:lineRule="auto"/>
            </w:pPr>
            <w:commentRangeStart w:id="350"/>
            <w:commentRangeStart w:id="351"/>
            <w:r>
              <w:t>Table</w:t>
            </w:r>
            <w:commentRangeEnd w:id="350"/>
            <w:r w:rsidR="00401972">
              <w:rPr>
                <w:rStyle w:val="CommentReference"/>
              </w:rPr>
              <w:commentReference w:id="350"/>
            </w:r>
            <w:commentRangeEnd w:id="351"/>
            <w:r w:rsidR="001654B8">
              <w:rPr>
                <w:rStyle w:val="CommentReference"/>
              </w:rPr>
              <w:commentReference w:id="351"/>
            </w:r>
            <w:r>
              <w:t xml:space="preserve"> 2: Comparison of </w:t>
            </w:r>
            <w:r w:rsidR="00155232">
              <w:t>incidence of SAEs between older-people trials and standard trials</w:t>
            </w:r>
          </w:p>
        </w:tc>
      </w:tr>
      <w:tr w:rsidR="00D04436" w14:paraId="69392F33" w14:textId="77777777" w:rsidTr="00A52C2E">
        <w:tc>
          <w:tcPr>
            <w:tcW w:w="1838" w:type="dxa"/>
          </w:tcPr>
          <w:p w14:paraId="3E87657D" w14:textId="77777777" w:rsidR="00D04436" w:rsidRDefault="00D04436" w:rsidP="00DA4623">
            <w:pPr>
              <w:spacing w:line="480" w:lineRule="auto"/>
            </w:pPr>
          </w:p>
        </w:tc>
        <w:tc>
          <w:tcPr>
            <w:tcW w:w="1418" w:type="dxa"/>
          </w:tcPr>
          <w:p w14:paraId="6B4D334A" w14:textId="28B6E312" w:rsidR="00D04436" w:rsidRDefault="00A52C2E" w:rsidP="00DA4623">
            <w:pPr>
              <w:spacing w:line="480" w:lineRule="auto"/>
            </w:pPr>
            <w:r>
              <w:t>Model 1</w:t>
            </w:r>
          </w:p>
        </w:tc>
        <w:tc>
          <w:tcPr>
            <w:tcW w:w="1311" w:type="dxa"/>
          </w:tcPr>
          <w:p w14:paraId="0BB597A5" w14:textId="5F0EED0F" w:rsidR="00D04436" w:rsidRDefault="00D31AE4" w:rsidP="00DA4623">
            <w:pPr>
              <w:spacing w:line="480" w:lineRule="auto"/>
            </w:pPr>
            <w:r>
              <w:t>Model 2</w:t>
            </w:r>
            <w:r w:rsidR="003C27DF">
              <w:t>*</w:t>
            </w:r>
          </w:p>
        </w:tc>
        <w:tc>
          <w:tcPr>
            <w:tcW w:w="1483" w:type="dxa"/>
          </w:tcPr>
          <w:p w14:paraId="50874EDC" w14:textId="7C588488" w:rsidR="00D04436" w:rsidRDefault="00D31AE4" w:rsidP="00DA4623">
            <w:pPr>
              <w:spacing w:line="480" w:lineRule="auto"/>
            </w:pPr>
            <w:r>
              <w:t>Model 3</w:t>
            </w:r>
          </w:p>
        </w:tc>
        <w:tc>
          <w:tcPr>
            <w:tcW w:w="1483" w:type="dxa"/>
          </w:tcPr>
          <w:p w14:paraId="71E9376B" w14:textId="07FC31C3" w:rsidR="00D04436" w:rsidRDefault="00D31AE4" w:rsidP="00DA4623">
            <w:pPr>
              <w:spacing w:line="480" w:lineRule="auto"/>
            </w:pPr>
            <w:r>
              <w:t>Model 4</w:t>
            </w:r>
          </w:p>
        </w:tc>
        <w:tc>
          <w:tcPr>
            <w:tcW w:w="1483" w:type="dxa"/>
          </w:tcPr>
          <w:p w14:paraId="1AFFFA7C" w14:textId="4DE09B73" w:rsidR="00D04436" w:rsidRDefault="00D31AE4" w:rsidP="00DA4623">
            <w:pPr>
              <w:spacing w:line="480" w:lineRule="auto"/>
            </w:pPr>
            <w:r>
              <w:t>Model 5</w:t>
            </w:r>
          </w:p>
        </w:tc>
      </w:tr>
      <w:tr w:rsidR="00D04436" w14:paraId="40B5232D" w14:textId="77777777" w:rsidTr="00A52C2E">
        <w:tc>
          <w:tcPr>
            <w:tcW w:w="1838" w:type="dxa"/>
          </w:tcPr>
          <w:p w14:paraId="51D4B4A8" w14:textId="1A60DE2D" w:rsidR="00D04436" w:rsidRDefault="00A52C2E" w:rsidP="00DA4623">
            <w:pPr>
              <w:spacing w:line="480" w:lineRule="auto"/>
            </w:pPr>
            <w:r>
              <w:t>Incident rate ratio (</w:t>
            </w:r>
            <w:proofErr w:type="spellStart"/>
            <w:proofErr w:type="gramStart"/>
            <w:r>
              <w:t>older:standard</w:t>
            </w:r>
            <w:proofErr w:type="spellEnd"/>
            <w:proofErr w:type="gramEnd"/>
            <w:r>
              <w:t xml:space="preserve"> trials)</w:t>
            </w:r>
          </w:p>
        </w:tc>
        <w:tc>
          <w:tcPr>
            <w:tcW w:w="1418" w:type="dxa"/>
          </w:tcPr>
          <w:p w14:paraId="13D5669E" w14:textId="605BFABB" w:rsidR="006E3734" w:rsidRDefault="006E3734" w:rsidP="006E3734">
            <w:pPr>
              <w:rPr>
                <w:bdr w:val="none" w:sz="0" w:space="0" w:color="auto" w:frame="1"/>
                <w:lang w:eastAsia="en-GB"/>
              </w:rPr>
            </w:pPr>
            <w:r w:rsidRPr="006E3734">
              <w:rPr>
                <w:bdr w:val="none" w:sz="0" w:space="0" w:color="auto" w:frame="1"/>
                <w:lang w:eastAsia="en-GB"/>
              </w:rPr>
              <w:t xml:space="preserve">1.57 </w:t>
            </w:r>
          </w:p>
          <w:p w14:paraId="43AED045" w14:textId="77777777" w:rsidR="00F10BF4" w:rsidRDefault="00F10BF4" w:rsidP="006E3734">
            <w:pPr>
              <w:rPr>
                <w:bdr w:val="none" w:sz="0" w:space="0" w:color="auto" w:frame="1"/>
                <w:lang w:eastAsia="en-GB"/>
              </w:rPr>
            </w:pPr>
          </w:p>
          <w:p w14:paraId="17CEC499" w14:textId="45D83E28" w:rsidR="006E3734" w:rsidRPr="006E3734" w:rsidRDefault="006E3734" w:rsidP="006E3734">
            <w:pPr>
              <w:rPr>
                <w:lang w:eastAsia="en-GB"/>
              </w:rPr>
            </w:pPr>
            <w:r w:rsidRPr="006E3734">
              <w:rPr>
                <w:bdr w:val="none" w:sz="0" w:space="0" w:color="auto" w:frame="1"/>
                <w:lang w:eastAsia="en-GB"/>
              </w:rPr>
              <w:t>(0.95-2.57)</w:t>
            </w:r>
          </w:p>
          <w:p w14:paraId="682377E8" w14:textId="0D8A904E" w:rsidR="00D04436" w:rsidRDefault="00D04436" w:rsidP="00DA4623">
            <w:pPr>
              <w:spacing w:line="480" w:lineRule="auto"/>
            </w:pPr>
          </w:p>
        </w:tc>
        <w:tc>
          <w:tcPr>
            <w:tcW w:w="1311" w:type="dxa"/>
          </w:tcPr>
          <w:p w14:paraId="4C4657F2" w14:textId="500C4594" w:rsidR="000231C2" w:rsidRDefault="000231C2" w:rsidP="000231C2">
            <w:pPr>
              <w:rPr>
                <w:rStyle w:val="gd15mcfceub"/>
                <w:rFonts w:cstheme="minorHAnsi"/>
                <w:color w:val="000000"/>
                <w:bdr w:val="none" w:sz="0" w:space="0" w:color="auto" w:frame="1"/>
              </w:rPr>
            </w:pPr>
            <w:r w:rsidRPr="000231C2">
              <w:rPr>
                <w:rStyle w:val="gd15mcfceub"/>
                <w:rFonts w:cstheme="minorHAnsi"/>
                <w:color w:val="000000"/>
                <w:bdr w:val="none" w:sz="0" w:space="0" w:color="auto" w:frame="1"/>
              </w:rPr>
              <w:t xml:space="preserve">1.74 </w:t>
            </w:r>
          </w:p>
          <w:p w14:paraId="01D6135D" w14:textId="77777777" w:rsidR="00F10BF4" w:rsidRPr="000231C2" w:rsidRDefault="00F10BF4" w:rsidP="000231C2">
            <w:pPr>
              <w:rPr>
                <w:rStyle w:val="gd15mcfceub"/>
                <w:rFonts w:cstheme="minorHAnsi"/>
                <w:color w:val="000000"/>
                <w:bdr w:val="none" w:sz="0" w:space="0" w:color="auto" w:frame="1"/>
              </w:rPr>
            </w:pPr>
          </w:p>
          <w:p w14:paraId="3FA8F383" w14:textId="24B4EF20" w:rsidR="000231C2" w:rsidRPr="000231C2" w:rsidRDefault="000231C2" w:rsidP="000231C2">
            <w:pPr>
              <w:rPr>
                <w:rFonts w:cstheme="minorHAnsi"/>
              </w:rPr>
            </w:pPr>
            <w:r w:rsidRPr="000231C2">
              <w:rPr>
                <w:rStyle w:val="gd15mcfceub"/>
                <w:rFonts w:cstheme="minorHAnsi"/>
                <w:color w:val="000000"/>
                <w:bdr w:val="none" w:sz="0" w:space="0" w:color="auto" w:frame="1"/>
              </w:rPr>
              <w:t>(1.03-2.92)</w:t>
            </w:r>
          </w:p>
          <w:p w14:paraId="33BBE82F" w14:textId="2850D285" w:rsidR="00D04436" w:rsidRDefault="00D04436" w:rsidP="000231C2"/>
        </w:tc>
        <w:tc>
          <w:tcPr>
            <w:tcW w:w="1483" w:type="dxa"/>
          </w:tcPr>
          <w:p w14:paraId="4AC711F0" w14:textId="5045904B" w:rsidR="004C5A7B" w:rsidRDefault="004C5A7B" w:rsidP="00DA4623">
            <w:pPr>
              <w:spacing w:line="480" w:lineRule="auto"/>
            </w:pPr>
          </w:p>
        </w:tc>
        <w:tc>
          <w:tcPr>
            <w:tcW w:w="1483" w:type="dxa"/>
          </w:tcPr>
          <w:p w14:paraId="52080D3C" w14:textId="77777777" w:rsidR="00D04436" w:rsidRDefault="00D04436" w:rsidP="00DA4623">
            <w:pPr>
              <w:spacing w:line="480" w:lineRule="auto"/>
            </w:pPr>
          </w:p>
        </w:tc>
        <w:tc>
          <w:tcPr>
            <w:tcW w:w="1483" w:type="dxa"/>
          </w:tcPr>
          <w:p w14:paraId="19F0A9F7" w14:textId="1DE5699D" w:rsidR="00D04436" w:rsidRDefault="00C8667B" w:rsidP="00DA4623">
            <w:pPr>
              <w:spacing w:line="480" w:lineRule="auto"/>
            </w:pPr>
            <w:ins w:id="352" w:author="David" w:date="2020-12-03T23:37:00Z">
              <w:r w:rsidRPr="00C8667B">
                <w:t>2.47 (0.73-8.33)</w:t>
              </w:r>
            </w:ins>
          </w:p>
        </w:tc>
      </w:tr>
      <w:tr w:rsidR="00D31AE4" w14:paraId="7AE771E5" w14:textId="77777777" w:rsidTr="0062256C">
        <w:tc>
          <w:tcPr>
            <w:tcW w:w="9016" w:type="dxa"/>
            <w:gridSpan w:val="6"/>
          </w:tcPr>
          <w:p w14:paraId="14EFFCA7" w14:textId="3AF8EB98" w:rsidR="00D31AE4" w:rsidRDefault="00D31AE4" w:rsidP="00DA4623">
            <w:pPr>
              <w:spacing w:line="480" w:lineRule="auto"/>
            </w:pPr>
            <w:r>
              <w:t>Model 1: Unadjusted, offset by estimated person time (calculated as follow-up * (number of participants - 0.5 * number of SAEs))</w:t>
            </w:r>
          </w:p>
          <w:p w14:paraId="55BC46E4" w14:textId="24FAA63C" w:rsidR="00D31AE4" w:rsidRDefault="00D31AE4" w:rsidP="00DA4623">
            <w:pPr>
              <w:spacing w:line="480" w:lineRule="auto"/>
            </w:pPr>
            <w:r>
              <w:t xml:space="preserve">Model 2: </w:t>
            </w:r>
            <w:r w:rsidR="00FC5432">
              <w:t>Covariates in m</w:t>
            </w:r>
            <w:r>
              <w:t>odel 1 plus direct renin inhibitor trial (yes/no), comparison type (placebo, different ATC class to 3-character, different ATC class to 5-character), phase (3 or 4), outcome type (hard or not)</w:t>
            </w:r>
          </w:p>
          <w:p w14:paraId="32F889D2" w14:textId="79A3095B" w:rsidR="00D31AE4" w:rsidRDefault="00D31AE4" w:rsidP="00DA4623">
            <w:pPr>
              <w:spacing w:line="480" w:lineRule="auto"/>
            </w:pPr>
            <w:r>
              <w:t xml:space="preserve">Model 3: </w:t>
            </w:r>
            <w:r w:rsidR="00FC5432">
              <w:t xml:space="preserve">Covariates in model </w:t>
            </w:r>
            <w:r>
              <w:t>2 plus age</w:t>
            </w:r>
          </w:p>
          <w:p w14:paraId="03CC13D6" w14:textId="7D74E5E5" w:rsidR="00D31AE4" w:rsidRDefault="00D31AE4" w:rsidP="00DA4623">
            <w:pPr>
              <w:spacing w:line="480" w:lineRule="auto"/>
            </w:pPr>
            <w:r>
              <w:t xml:space="preserve">Model </w:t>
            </w:r>
            <w:r w:rsidR="00FC5432">
              <w:t xml:space="preserve">4: Covariates in model </w:t>
            </w:r>
            <w:r>
              <w:t>2 plus sex</w:t>
            </w:r>
          </w:p>
          <w:p w14:paraId="4721A45A" w14:textId="284E03E8" w:rsidR="00D31AE4" w:rsidRDefault="00FC5432" w:rsidP="00DA4623">
            <w:pPr>
              <w:spacing w:line="480" w:lineRule="auto"/>
            </w:pPr>
            <w:r>
              <w:t xml:space="preserve">Model 5: Covariates in model </w:t>
            </w:r>
            <w:r w:rsidR="00D31AE4">
              <w:t>2 plus age and sex</w:t>
            </w:r>
          </w:p>
          <w:p w14:paraId="0FC45B18" w14:textId="24D5916B" w:rsidR="00D31AE4" w:rsidRDefault="003C27DF" w:rsidP="00DA4623">
            <w:pPr>
              <w:spacing w:line="480" w:lineRule="auto"/>
            </w:pPr>
            <w:r>
              <w:t>*Model 2 was pre-specified as the primary analysis</w:t>
            </w:r>
          </w:p>
        </w:tc>
      </w:tr>
    </w:tbl>
    <w:p w14:paraId="14E8E2CF" w14:textId="56640219" w:rsidR="00C71BA3" w:rsidRDefault="00C71BA3" w:rsidP="00DA4623">
      <w:pPr>
        <w:spacing w:line="480" w:lineRule="auto"/>
      </w:pPr>
    </w:p>
    <w:p w14:paraId="07DBAAD6" w14:textId="1E9B5F98" w:rsidR="00DE2B99" w:rsidDel="00435DE8" w:rsidRDefault="00835ED5" w:rsidP="00DA4623">
      <w:pPr>
        <w:spacing w:line="480" w:lineRule="auto"/>
        <w:rPr>
          <w:del w:id="353" w:author="David" w:date="2020-12-03T23:44:00Z"/>
        </w:rPr>
      </w:pPr>
      <w:r>
        <w:t>The relationship between age</w:t>
      </w:r>
      <w:r w:rsidR="00B83F62">
        <w:t xml:space="preserve"> and rates of hospitalisation and death among people </w:t>
      </w:r>
      <w:r w:rsidR="00471606">
        <w:t>with hypertension starting RAAS drugs within routine clinical practice is shown by the line on figure</w:t>
      </w:r>
      <w:r w:rsidR="00DC2A28">
        <w:t xml:space="preserve"> 2. </w:t>
      </w:r>
      <w:r w:rsidR="003D6233">
        <w:lastRenderedPageBreak/>
        <w:t xml:space="preserve">Coloured points show the observed rate of SAEs in the trial, while the black points show the expected </w:t>
      </w:r>
      <w:del w:id="354" w:author="David" w:date="2020-12-03T23:45:00Z">
        <w:r w:rsidR="003D6233" w:rsidDel="00E3380C">
          <w:delText>rate of hospitalisation</w:delText>
        </w:r>
        <w:r w:rsidR="009633FC" w:rsidDel="00E3380C">
          <w:delText>s</w:delText>
        </w:r>
      </w:del>
      <w:ins w:id="355" w:author="David" w:date="2020-12-03T23:45:00Z">
        <w:r w:rsidR="00E3380C">
          <w:t>SAE rate</w:t>
        </w:r>
      </w:ins>
      <w:r w:rsidR="009633FC">
        <w:t xml:space="preserve"> </w:t>
      </w:r>
      <w:ins w:id="356" w:author="David" w:date="2020-12-03T23:44:00Z">
        <w:r w:rsidR="00E3380C">
          <w:t>obtained by applying community hosp</w:t>
        </w:r>
      </w:ins>
      <w:ins w:id="357" w:author="David" w:date="2020-12-03T23:45:00Z">
        <w:r w:rsidR="00E3380C">
          <w:t xml:space="preserve">italisation and death rates to the </w:t>
        </w:r>
      </w:ins>
      <w:del w:id="358" w:author="David" w:date="2020-12-03T23:45:00Z">
        <w:r w:rsidR="009633FC" w:rsidDel="00E3380C">
          <w:delText xml:space="preserve">and deaths given the </w:delText>
        </w:r>
      </w:del>
      <w:r w:rsidR="009633FC">
        <w:t>age and sex distribution of each trial</w:t>
      </w:r>
      <w:ins w:id="359" w:author="David" w:date="2020-12-03T23:45:00Z">
        <w:r w:rsidR="00E3380C">
          <w:t xml:space="preserve"> (each </w:t>
        </w:r>
        <w:r w:rsidR="001670BC">
          <w:t>coloured point has a blac</w:t>
        </w:r>
      </w:ins>
      <w:ins w:id="360" w:author="David" w:date="2020-12-03T23:46:00Z">
        <w:r w:rsidR="001670BC">
          <w:t>k point which is its pair, but lines are not shown joining these for clarity)</w:t>
        </w:r>
      </w:ins>
      <w:del w:id="361" w:author="David" w:date="2020-12-03T23:45:00Z">
        <w:r w:rsidR="009633FC" w:rsidDel="00E3380C">
          <w:delText xml:space="preserve"> (based on </w:delText>
        </w:r>
        <w:r w:rsidR="009E4308" w:rsidDel="00E3380C">
          <w:delText>the observed rates in SAIL)</w:delText>
        </w:r>
      </w:del>
      <w:r w:rsidR="009E4308">
        <w:t xml:space="preserve">. </w:t>
      </w:r>
    </w:p>
    <w:p w14:paraId="66A45C31" w14:textId="04916815" w:rsidR="00DE2B99" w:rsidRDefault="00A41298" w:rsidP="00DA4623">
      <w:pPr>
        <w:spacing w:line="480" w:lineRule="auto"/>
      </w:pPr>
      <w:r>
        <w:t>The</w:t>
      </w:r>
      <w:ins w:id="362" w:author="David" w:date="2020-12-03T23:45:00Z">
        <w:r w:rsidR="00E3380C">
          <w:t xml:space="preserve"> observed</w:t>
        </w:r>
      </w:ins>
      <w:r>
        <w:t xml:space="preserve"> </w:t>
      </w:r>
      <w:r w:rsidR="00304888">
        <w:t>rate</w:t>
      </w:r>
      <w:ins w:id="363" w:author="David" w:date="2020-12-03T23:45:00Z">
        <w:r w:rsidR="00E3380C">
          <w:t>s</w:t>
        </w:r>
      </w:ins>
      <w:r w:rsidR="00304888">
        <w:t xml:space="preserve"> </w:t>
      </w:r>
      <w:del w:id="364" w:author="David" w:date="2020-12-03T23:45:00Z">
        <w:r w:rsidR="00304888" w:rsidDel="00E3380C">
          <w:delText xml:space="preserve">of </w:delText>
        </w:r>
        <w:r w:rsidR="00DE2B99" w:rsidDel="00E3380C">
          <w:delText>SAEs</w:delText>
        </w:r>
        <w:r w:rsidR="00304888" w:rsidDel="00E3380C">
          <w:delText xml:space="preserve"> in the included trials was considerably lower than the hospitalisation and death rate</w:delText>
        </w:r>
      </w:del>
      <w:ins w:id="365" w:author="David" w:date="2020-12-03T23:45:00Z">
        <w:r w:rsidR="00E3380C">
          <w:t>were consistently lower than the expected rates</w:t>
        </w:r>
      </w:ins>
      <w:r w:rsidR="00304888">
        <w:t xml:space="preserve"> </w:t>
      </w:r>
      <w:del w:id="366" w:author="David" w:date="2020-12-03T23:44:00Z">
        <w:r w:rsidR="00304888" w:rsidDel="00E3380C">
          <w:delText xml:space="preserve">at the mean age of the trial </w:delText>
        </w:r>
      </w:del>
      <w:r w:rsidR="00304888">
        <w:t>(shown by the coloured</w:t>
      </w:r>
      <w:r w:rsidR="004B085F">
        <w:t xml:space="preserve"> points in figure 2).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1FE4" w14:paraId="03DB6F60" w14:textId="77777777" w:rsidTr="007B1FE4">
        <w:tc>
          <w:tcPr>
            <w:tcW w:w="9016" w:type="dxa"/>
          </w:tcPr>
          <w:p w14:paraId="0B9590AA" w14:textId="0C9BF037" w:rsidR="007B1FE4" w:rsidRDefault="007B1FE4" w:rsidP="00DA4623">
            <w:pPr>
              <w:spacing w:line="480" w:lineRule="auto"/>
            </w:pPr>
            <w:r>
              <w:t>Figure 3: Observed versus expected SAEs per trial</w:t>
            </w:r>
          </w:p>
        </w:tc>
      </w:tr>
      <w:tr w:rsidR="007B1FE4" w14:paraId="5380A736" w14:textId="77777777" w:rsidTr="007B1FE4">
        <w:tc>
          <w:tcPr>
            <w:tcW w:w="9016" w:type="dxa"/>
          </w:tcPr>
          <w:p w14:paraId="144C7066" w14:textId="545516F3" w:rsidR="007B1FE4" w:rsidRDefault="000C6C0E" w:rsidP="00DA4623">
            <w:pPr>
              <w:spacing w:line="480" w:lineRule="auto"/>
            </w:pPr>
            <w:r>
              <w:rPr>
                <w:noProof/>
              </w:rPr>
              <w:drawing>
                <wp:inline distT="0" distB="0" distL="0" distR="0" wp14:anchorId="5F5E4676" wp14:editId="3EC20312">
                  <wp:extent cx="5714286" cy="4609524"/>
                  <wp:effectExtent l="0" t="0" r="127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286" cy="4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FE4" w14:paraId="34600547" w14:textId="77777777" w:rsidTr="007B1FE4">
        <w:tc>
          <w:tcPr>
            <w:tcW w:w="9016" w:type="dxa"/>
          </w:tcPr>
          <w:p w14:paraId="3C23617E" w14:textId="412187F7" w:rsidR="007B1FE4" w:rsidRDefault="00437E9D" w:rsidP="007B1FE4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Legend: </w:t>
            </w:r>
            <w:r w:rsidR="007B1FE4">
              <w:rPr>
                <w:noProof/>
              </w:rPr>
              <w:t>The observed rate of SAE per trial is shown by the coloured points (red = standard, blue = older people).</w:t>
            </w:r>
            <w:r>
              <w:rPr>
                <w:noProof/>
              </w:rPr>
              <w:t xml:space="preserve"> Points are plotted at the mean age for the trial. The expected number of hospitalisations and deaths for each trial, based on the age/sex distribution of the trial applied to SAIL, is shown by the black points. The grey line shows the predicted rate of hospitalisations and deaths by </w:t>
            </w:r>
            <w:commentRangeStart w:id="367"/>
            <w:r>
              <w:rPr>
                <w:noProof/>
              </w:rPr>
              <w:t xml:space="preserve">age </w:t>
            </w:r>
            <w:commentRangeEnd w:id="367"/>
            <w:r w:rsidR="007415AE">
              <w:rPr>
                <w:rStyle w:val="CommentReference"/>
              </w:rPr>
              <w:commentReference w:id="367"/>
            </w:r>
            <w:r>
              <w:rPr>
                <w:noProof/>
              </w:rPr>
              <w:t>in people with hypertension in SAIL following incident RAAS use.</w:t>
            </w:r>
          </w:p>
        </w:tc>
      </w:tr>
    </w:tbl>
    <w:p w14:paraId="3C8C349D" w14:textId="77777777" w:rsidR="007B1FE4" w:rsidRDefault="007B1FE4" w:rsidP="00DA4623">
      <w:pPr>
        <w:spacing w:line="480" w:lineRule="auto"/>
      </w:pPr>
    </w:p>
    <w:p w14:paraId="35A20048" w14:textId="235CB369" w:rsidR="002E41A6" w:rsidRDefault="00E06A7B" w:rsidP="00DA4623">
      <w:pPr>
        <w:spacing w:line="480" w:lineRule="auto"/>
      </w:pPr>
      <w:r>
        <w:t>A formal comparison</w:t>
      </w:r>
      <w:r w:rsidR="00D71B48">
        <w:t xml:space="preserve"> of the ratio between the observed SAE rate and the expected rate of hospitalisation and deat</w:t>
      </w:r>
      <w:r w:rsidR="00BB1A54">
        <w:t>h (taking account of the full age/sex distribution of each trial)</w:t>
      </w:r>
      <w:r w:rsidR="00D71B48">
        <w:t xml:space="preserve"> is shown in</w:t>
      </w:r>
      <w:r w:rsidR="00BB1A54">
        <w:t xml:space="preserve"> </w:t>
      </w:r>
      <w:r w:rsidR="00BB1A54">
        <w:lastRenderedPageBreak/>
        <w:t>figure 3.</w:t>
      </w:r>
      <w:r w:rsidR="00BE05C2">
        <w:t xml:space="preserve"> For </w:t>
      </w:r>
      <w:r w:rsidR="00B56BF1">
        <w:t>all but one of the trials</w:t>
      </w:r>
      <w:r w:rsidR="00BE05C2">
        <w:t>, the rate of SEAs was lower than the expected rate of hospitalisation and deaths given the age/sex distribution of trial participants.</w:t>
      </w:r>
      <w:r w:rsidR="00B236D1">
        <w:t xml:space="preserve"> </w:t>
      </w:r>
      <w:r w:rsidR="00CC2130">
        <w:t>The median ratio</w:t>
      </w:r>
      <w:r w:rsidR="00A7155C">
        <w:t xml:space="preserve"> was 4.23 (95% CI</w:t>
      </w:r>
      <w:r w:rsidR="008F2F6A">
        <w:t xml:space="preserve"> 2.</w:t>
      </w:r>
      <w:r w:rsidR="00404F75">
        <w:t xml:space="preserve">03-8.68) indicating that hospitalisations and deaths occurred </w:t>
      </w:r>
      <w:r w:rsidR="004D118A">
        <w:t xml:space="preserve">4 times more frequently among people taking RAAS drugs in the community than </w:t>
      </w:r>
      <w:r w:rsidR="009D0671">
        <w:t xml:space="preserve">did </w:t>
      </w:r>
      <w:r w:rsidR="004D118A">
        <w:t>SAEs in the trial setting.</w:t>
      </w:r>
      <w:r w:rsidR="00BE05C2">
        <w:t xml:space="preserve"> </w:t>
      </w:r>
      <w:r w:rsidR="00A6345C">
        <w:t xml:space="preserve">There was considerable heterogeneity in the calculated ratios, both </w:t>
      </w:r>
      <w:r w:rsidR="006B3D5B">
        <w:t>within the ‘older-people’ trials and the ‘standard trials’.</w:t>
      </w:r>
      <w:r w:rsidR="00335E2E">
        <w:t xml:space="preserve"> </w:t>
      </w:r>
      <w:r w:rsidR="001E7D2A">
        <w:t xml:space="preserve">However, for all trials, </w:t>
      </w:r>
      <w:del w:id="368" w:author="David" w:date="2020-12-03T23:47:00Z">
        <w:r w:rsidR="001E7D2A" w:rsidDel="00500FBE">
          <w:delText>t</w:delText>
        </w:r>
        <w:r w:rsidR="006B3D5B" w:rsidDel="00500FBE">
          <w:delText>hese findings demonstrate that</w:delText>
        </w:r>
        <w:r w:rsidR="001E7D2A" w:rsidDel="00500FBE">
          <w:delText xml:space="preserve"> </w:delText>
        </w:r>
      </w:del>
      <w:r w:rsidR="001E7D2A">
        <w:t xml:space="preserve">the reported rate of SAEs </w:t>
      </w:r>
      <w:del w:id="369" w:author="David" w:date="2020-12-03T23:47:00Z">
        <w:r w:rsidR="001E7D2A" w:rsidDel="00500FBE">
          <w:delText xml:space="preserve">is </w:delText>
        </w:r>
      </w:del>
      <w:ins w:id="370" w:author="David" w:date="2020-12-03T23:47:00Z">
        <w:r w:rsidR="00500FBE">
          <w:t xml:space="preserve">was </w:t>
        </w:r>
      </w:ins>
      <w:r w:rsidR="001E7D2A">
        <w:t>significantly lower than would be expected t</w:t>
      </w:r>
      <w:r w:rsidR="00690802">
        <w:t>o occur if the trials were representative of people with hypertension taking RAAS drugs in the community.</w:t>
      </w:r>
    </w:p>
    <w:p w14:paraId="6852CE52" w14:textId="4AB60F25" w:rsidR="002E41A6" w:rsidRDefault="00500FBE" w:rsidP="009847E5">
      <w:pPr>
        <w:spacing w:line="480" w:lineRule="auto"/>
      </w:pPr>
      <w:ins w:id="371" w:author="David" w:date="2020-12-03T23:47:00Z">
        <w:r>
          <w:t>The effect estimates w</w:t>
        </w:r>
      </w:ins>
      <w:ins w:id="372" w:author="David" w:date="2020-12-03T23:48:00Z">
        <w:r>
          <w:t xml:space="preserve">ere similar across multiple models leaving out each trial in turn. </w:t>
        </w:r>
      </w:ins>
      <w:r w:rsidR="00E74EB1">
        <w:t xml:space="preserve">The difference between trials and the community was similar after further excluding people with diabetes mellitus, heart failure or chronic kidney disease from the community sample, to </w:t>
      </w:r>
      <w:r w:rsidR="009847E5">
        <w:t xml:space="preserve">minimise the risk of misclassification of the indication for RAAS treatment. </w:t>
      </w:r>
      <w:r w:rsidR="002E41A6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41A6" w14:paraId="5C3D9EE1" w14:textId="77777777" w:rsidTr="002E41A6">
        <w:tc>
          <w:tcPr>
            <w:tcW w:w="9016" w:type="dxa"/>
          </w:tcPr>
          <w:p w14:paraId="5B476013" w14:textId="7F3145CE" w:rsidR="002E41A6" w:rsidRDefault="004823A3" w:rsidP="00DA4623">
            <w:pPr>
              <w:spacing w:line="48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204FEF4B" wp14:editId="359BC2AC">
                  <wp:extent cx="5731510" cy="810069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10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609867" w14:textId="6E140B8C" w:rsidR="003A3AB3" w:rsidRDefault="003A3AB3"/>
    <w:p w14:paraId="787AC15F" w14:textId="46FCBF18" w:rsidR="00835ED5" w:rsidRDefault="003A3AB3" w:rsidP="003A3AB3">
      <w:pPr>
        <w:pStyle w:val="Heading1"/>
      </w:pPr>
      <w:r>
        <w:lastRenderedPageBreak/>
        <w:t>Discussion</w:t>
      </w:r>
    </w:p>
    <w:p w14:paraId="59EB2F9B" w14:textId="2A0BD9AC" w:rsidR="006B51E4" w:rsidRDefault="00901032" w:rsidP="00901032">
      <w:pPr>
        <w:spacing w:line="480" w:lineRule="auto"/>
        <w:rPr>
          <w:ins w:id="373" w:author="David" w:date="2020-12-03T23:49:00Z"/>
        </w:rPr>
      </w:pPr>
      <w:r>
        <w:t xml:space="preserve">In this analysis of trials of </w:t>
      </w:r>
      <w:del w:id="374" w:author="David" w:date="2020-12-03T23:48:00Z">
        <w:r w:rsidDel="00A64B10">
          <w:delText xml:space="preserve">drugs for hypertension acting on the </w:delText>
        </w:r>
      </w:del>
      <w:r>
        <w:t>RAAS</w:t>
      </w:r>
      <w:ins w:id="375" w:author="David" w:date="2020-12-03T23:48:00Z">
        <w:r w:rsidR="00A64B10">
          <w:t xml:space="preserve"> drugs for hypertension</w:t>
        </w:r>
      </w:ins>
      <w:r w:rsidR="009F4E9A">
        <w:t xml:space="preserve">, trials specifically recruiting older people had </w:t>
      </w:r>
      <w:r w:rsidR="00E563B7">
        <w:t>a significantly higher</w:t>
      </w:r>
      <w:r w:rsidR="009F4E9A">
        <w:t xml:space="preserve"> incidence of SAEs</w:t>
      </w:r>
      <w:r w:rsidR="0031703F">
        <w:t xml:space="preserve"> than standard trials after adjusting for trial characteristics. This suggests that older-people tria</w:t>
      </w:r>
      <w:r w:rsidR="00D117BD">
        <w:t>ls are</w:t>
      </w:r>
      <w:ins w:id="376" w:author="David" w:date="2020-12-03T23:48:00Z">
        <w:r w:rsidR="00701924">
          <w:t xml:space="preserve"> at least partly</w:t>
        </w:r>
      </w:ins>
      <w:r w:rsidR="00D117BD">
        <w:t xml:space="preserve"> successful in recruiting participants with a higher baseline risk of adverse health outcomes. </w:t>
      </w:r>
      <w:del w:id="377" w:author="David" w:date="2020-12-03T23:48:00Z">
        <w:r w:rsidR="00B26D03" w:rsidDel="00701924">
          <w:delText>However</w:delText>
        </w:r>
      </w:del>
      <w:ins w:id="378" w:author="David" w:date="2020-12-03T23:48:00Z">
        <w:r w:rsidR="00701924">
          <w:t>Nonetheless</w:t>
        </w:r>
      </w:ins>
      <w:r w:rsidR="00B26D03">
        <w:t xml:space="preserve">, </w:t>
      </w:r>
      <w:r w:rsidR="00D95181">
        <w:t xml:space="preserve">in both older-people and standard trials, the </w:t>
      </w:r>
      <w:r w:rsidR="00D80061">
        <w:t>rate of SAEs was substantially lower than</w:t>
      </w:r>
      <w:ins w:id="379" w:author="David" w:date="2020-12-03T23:49:00Z">
        <w:r w:rsidR="00701924">
          <w:t xml:space="preserve"> one would expect, given how common </w:t>
        </w:r>
      </w:ins>
      <w:del w:id="380" w:author="David" w:date="2020-12-03T23:49:00Z">
        <w:r w:rsidR="00D80061" w:rsidDel="00701924">
          <w:delText xml:space="preserve"> the rate </w:delText>
        </w:r>
      </w:del>
      <w:r w:rsidR="00D80061">
        <w:t>of hospitalisations and deaths (which, in a trial setting, would be classed as SAEs)</w:t>
      </w:r>
      <w:r w:rsidR="009908D0">
        <w:t xml:space="preserve"> </w:t>
      </w:r>
      <w:del w:id="381" w:author="David" w:date="2020-12-03T23:49:00Z">
        <w:r w:rsidR="009908D0" w:rsidDel="00701924">
          <w:delText xml:space="preserve">in </w:delText>
        </w:r>
      </w:del>
      <w:ins w:id="382" w:author="David" w:date="2020-12-03T23:49:00Z">
        <w:r w:rsidR="00701924">
          <w:t xml:space="preserve">were </w:t>
        </w:r>
        <w:r w:rsidR="006B51E4">
          <w:t>in</w:t>
        </w:r>
        <w:r w:rsidR="00701924">
          <w:t xml:space="preserve"> </w:t>
        </w:r>
      </w:ins>
      <w:r w:rsidR="009908D0">
        <w:t>people with hypertension treated in the community.</w:t>
      </w:r>
      <w:ins w:id="383" w:author="David" w:date="2020-12-03T23:51:00Z">
        <w:r w:rsidR="009224D4">
          <w:t xml:space="preserve"> </w:t>
        </w:r>
      </w:ins>
    </w:p>
    <w:p w14:paraId="3A8049BE" w14:textId="5A1EEC10" w:rsidR="0038485E" w:rsidRDefault="009224D4" w:rsidP="00901032">
      <w:pPr>
        <w:spacing w:line="480" w:lineRule="auto"/>
        <w:rPr>
          <w:ins w:id="384" w:author="David" w:date="2020-12-03T23:57:00Z"/>
        </w:rPr>
      </w:pPr>
      <w:ins w:id="385" w:author="David" w:date="2020-12-03T23:51:00Z">
        <w:r>
          <w:t xml:space="preserve">The difference was large, with </w:t>
        </w:r>
      </w:ins>
      <w:del w:id="386" w:author="David" w:date="2020-12-03T23:49:00Z">
        <w:r w:rsidR="009908D0" w:rsidDel="006B51E4">
          <w:delText xml:space="preserve"> Adjusting</w:delText>
        </w:r>
      </w:del>
      <w:del w:id="387" w:author="David" w:date="2020-12-03T23:52:00Z">
        <w:r w:rsidR="009908D0" w:rsidDel="009224D4">
          <w:delText xml:space="preserve"> </w:delText>
        </w:r>
      </w:del>
      <w:del w:id="388" w:author="David" w:date="2020-12-03T23:49:00Z">
        <w:r w:rsidR="009908D0" w:rsidDel="006B51E4">
          <w:delText>for</w:delText>
        </w:r>
      </w:del>
      <w:del w:id="389" w:author="David" w:date="2020-12-03T23:52:00Z">
        <w:r w:rsidR="009908D0" w:rsidDel="009224D4">
          <w:delText xml:space="preserve"> age and sex</w:delText>
        </w:r>
      </w:del>
      <w:del w:id="390" w:author="David" w:date="2020-12-03T23:49:00Z">
        <w:r w:rsidR="001804A8" w:rsidDel="006B51E4">
          <w:delText>,</w:delText>
        </w:r>
      </w:del>
      <w:del w:id="391" w:author="David" w:date="2020-12-03T23:52:00Z">
        <w:r w:rsidR="001804A8" w:rsidDel="009224D4">
          <w:delText xml:space="preserve"> the </w:delText>
        </w:r>
      </w:del>
      <w:r w:rsidR="001804A8">
        <w:t>rate</w:t>
      </w:r>
      <w:ins w:id="392" w:author="David" w:date="2020-12-03T23:52:00Z">
        <w:r>
          <w:t>s</w:t>
        </w:r>
      </w:ins>
      <w:r w:rsidR="001804A8">
        <w:t xml:space="preserve"> of hospitalisations and death</w:t>
      </w:r>
      <w:ins w:id="393" w:author="David" w:date="2020-12-03T23:52:00Z">
        <w:r>
          <w:t xml:space="preserve"> </w:t>
        </w:r>
      </w:ins>
      <w:del w:id="394" w:author="David" w:date="2020-12-03T23:52:00Z">
        <w:r w:rsidR="001804A8" w:rsidDel="009224D4">
          <w:delText xml:space="preserve">s </w:delText>
        </w:r>
      </w:del>
      <w:r w:rsidR="00E618FD">
        <w:t xml:space="preserve">in the community </w:t>
      </w:r>
      <w:r w:rsidR="00371E96">
        <w:t xml:space="preserve">on average </w:t>
      </w:r>
      <w:ins w:id="395" w:author="David" w:date="2020-12-03T23:50:00Z">
        <w:r w:rsidR="006B51E4">
          <w:t>four</w:t>
        </w:r>
      </w:ins>
      <w:del w:id="396" w:author="David" w:date="2020-12-03T23:50:00Z">
        <w:r w:rsidR="00371E96" w:rsidDel="006B51E4">
          <w:delText>4</w:delText>
        </w:r>
      </w:del>
      <w:r w:rsidR="001804A8">
        <w:t xml:space="preserve"> times</w:t>
      </w:r>
      <w:r w:rsidR="00E618FD">
        <w:t xml:space="preserve"> greater than the rate of SAEs in the trials</w:t>
      </w:r>
      <w:ins w:id="397" w:author="David" w:date="2020-12-03T23:55:00Z">
        <w:r w:rsidR="0073204A">
          <w:t xml:space="preserve"> suggesting that </w:t>
        </w:r>
        <w:r w:rsidR="004F2AF3">
          <w:t>participants in older people trial</w:t>
        </w:r>
      </w:ins>
      <w:ins w:id="398" w:author="David" w:date="2020-12-03T23:56:00Z">
        <w:r w:rsidR="004F2AF3">
          <w:t xml:space="preserve">s and older people with similar conditions in the community are very different populations. </w:t>
        </w:r>
        <w:r w:rsidR="00525D6E">
          <w:t>This does not mean trial findings are inapplicable; t</w:t>
        </w:r>
        <w:r w:rsidR="004F2AF3">
          <w:t xml:space="preserve">reatment benefits obtained from trials, especially relative treatment benefits, may be applicable even where there are differences between trial and target </w:t>
        </w:r>
        <w:commentRangeStart w:id="399"/>
        <w:r w:rsidR="004F2AF3">
          <w:t>populations</w:t>
        </w:r>
        <w:commentRangeEnd w:id="399"/>
        <w:r w:rsidR="004F2AF3">
          <w:rPr>
            <w:rStyle w:val="CommentReference"/>
          </w:rPr>
          <w:commentReference w:id="399"/>
        </w:r>
        <w:r w:rsidR="004F2AF3">
          <w:t>.</w:t>
        </w:r>
        <w:r w:rsidR="00525D6E">
          <w:t xml:space="preserve"> Nonetheless, it does </w:t>
        </w:r>
      </w:ins>
      <w:del w:id="400" w:author="David" w:date="2020-12-03T23:55:00Z">
        <w:r w:rsidR="00E618FD" w:rsidDel="0073204A">
          <w:delText>.</w:delText>
        </w:r>
      </w:del>
      <w:del w:id="401" w:author="David" w:date="2020-12-03T23:56:00Z">
        <w:r w:rsidR="00E618FD" w:rsidDel="00525D6E">
          <w:delText xml:space="preserve"> </w:delText>
        </w:r>
      </w:del>
      <w:ins w:id="402" w:author="David" w:date="2020-12-03T23:52:00Z">
        <w:r w:rsidR="000A1D3C">
          <w:t xml:space="preserve">suggest that clinical guideline developers are correct to be </w:t>
        </w:r>
      </w:ins>
      <w:ins w:id="403" w:author="David" w:date="2020-12-03T23:57:00Z">
        <w:r w:rsidR="00525D6E">
          <w:t>cautious</w:t>
        </w:r>
      </w:ins>
      <w:ins w:id="404" w:author="David" w:date="2020-12-03T23:52:00Z">
        <w:r w:rsidR="000A1D3C">
          <w:t xml:space="preserve"> when </w:t>
        </w:r>
      </w:ins>
      <w:ins w:id="405" w:author="David" w:date="2020-12-03T23:53:00Z">
        <w:r w:rsidR="006620FC">
          <w:t xml:space="preserve">applying </w:t>
        </w:r>
      </w:ins>
      <w:ins w:id="406" w:author="David" w:date="2020-12-03T23:52:00Z">
        <w:r w:rsidR="000A1D3C">
          <w:t>trial</w:t>
        </w:r>
      </w:ins>
      <w:ins w:id="407" w:author="David" w:date="2020-12-03T23:57:00Z">
        <w:r w:rsidR="00525D6E">
          <w:t xml:space="preserve"> evidence to </w:t>
        </w:r>
      </w:ins>
      <w:ins w:id="408" w:author="David" w:date="2020-12-03T23:53:00Z">
        <w:r w:rsidR="006620FC">
          <w:t>older, multi-morbid or frailer populations</w:t>
        </w:r>
      </w:ins>
      <w:ins w:id="409" w:author="David" w:date="2020-12-03T23:57:00Z">
        <w:r w:rsidR="0038485E">
          <w:t>, even when the trials were deliberately conducted among older people.</w:t>
        </w:r>
      </w:ins>
    </w:p>
    <w:p w14:paraId="1312B64D" w14:textId="2F2957AC" w:rsidR="00EA71B6" w:rsidDel="0038485E" w:rsidRDefault="002B6341" w:rsidP="00901032">
      <w:pPr>
        <w:spacing w:line="480" w:lineRule="auto"/>
        <w:rPr>
          <w:del w:id="410" w:author="David" w:date="2020-12-03T23:57:00Z"/>
        </w:rPr>
      </w:pPr>
      <w:del w:id="411" w:author="David" w:date="2020-12-03T23:57:00Z">
        <w:r w:rsidDel="0038485E">
          <w:delText xml:space="preserve">Trial participants therefore appear to have a substantially lower baseline risk of adverse health outcomes than </w:delText>
        </w:r>
        <w:r w:rsidR="00EA71B6" w:rsidDel="0038485E">
          <w:delText xml:space="preserve">people in the community to whom guideline recommendations based on trial findings are applied. </w:delText>
        </w:r>
      </w:del>
    </w:p>
    <w:p w14:paraId="48ECBDED" w14:textId="515C0D97" w:rsidR="00460FE4" w:rsidRDefault="00015DD3" w:rsidP="00081A03">
      <w:pPr>
        <w:spacing w:line="480" w:lineRule="auto"/>
      </w:pPr>
      <w:r>
        <w:t xml:space="preserve">While these findings </w:t>
      </w:r>
      <w:del w:id="412" w:author="David" w:date="2020-12-03T23:57:00Z">
        <w:r w:rsidDel="0038485E">
          <w:delText>strongly indicate</w:delText>
        </w:r>
      </w:del>
      <w:ins w:id="413" w:author="David" w:date="2020-12-03T23:58:00Z">
        <w:r w:rsidR="0038485E">
          <w:t>suggest</w:t>
        </w:r>
      </w:ins>
      <w:r>
        <w:t xml:space="preserve"> that trials are under-representative in terms of underlying risk of adverse health outcomes, </w:t>
      </w:r>
      <w:r w:rsidR="00A61238">
        <w:t>there are two alternative explanations which could also contribute to the</w:t>
      </w:r>
      <w:r w:rsidR="00081A03">
        <w:t xml:space="preserve"> difference between trials and the community sample. First, trials may under-report</w:t>
      </w:r>
      <w:r w:rsidR="00ED54C0">
        <w:t xml:space="preserve"> the true incidence of SAEs</w:t>
      </w:r>
      <w:r w:rsidR="00C9684E">
        <w:t>.</w:t>
      </w:r>
      <w:r w:rsidR="009C4E23">
        <w:t xml:space="preserve"> </w:t>
      </w:r>
      <w:r w:rsidR="00B27971">
        <w:t xml:space="preserve">Despite </w:t>
      </w:r>
      <w:r w:rsidR="003506FE">
        <w:t>reporting guidelines,</w:t>
      </w:r>
      <w:r w:rsidR="003B2347">
        <w:fldChar w:fldCharType="begin"/>
      </w:r>
      <w:r w:rsidR="003B2347">
        <w:instrText xml:space="preserve"> ADDIN EN.CITE &lt;EndNote&gt;&lt;Cite&gt;&lt;Author&gt;Ioannidis&lt;/Author&gt;&lt;Year&gt;2004&lt;/Year&gt;&lt;RecNum&gt;41955&lt;/RecNum&gt;&lt;DisplayText&gt;&lt;style face="superscript"&gt;15&lt;/style&gt;&lt;/DisplayText&gt;&lt;record&gt;&lt;rec-number&gt;41955&lt;/rec-number&gt;&lt;foreign-keys&gt;&lt;key app="EN" db-id="rvtxd99fop2vtleaeayxprr6ee50v9rt5fzw" timestamp="1605049163"&gt;41955&lt;/key&gt;&lt;/foreign-keys&gt;&lt;ref-type name="Journal Article"&gt;17&lt;/ref-type&gt;&lt;contributors&gt;&lt;authors&gt;&lt;author&gt;Ioannidis, John PA&lt;/author&gt;&lt;author&gt;Evans, Stephen JW&lt;/author&gt;&lt;author&gt;Gøtzsche, Peter C&lt;/author&gt;&lt;author&gt;O&amp;apos;neill, Robert T&lt;/author&gt;&lt;author&gt;Altman, Douglas G&lt;/author&gt;&lt;author&gt;Schulz, Kenneth&lt;/author&gt;&lt;author&gt;Moher, David&lt;/author&gt;&lt;/authors&gt;&lt;/contributors&gt;&lt;titles&gt;&lt;title&gt;Better reporting of harms in randomized trials: an extension of the CONSORT statement&lt;/title&gt;&lt;secondary-title&gt;Annals of internal medicine&lt;/secondary-title&gt;&lt;/titles&gt;&lt;periodical&gt;&lt;full-title&gt;Annals of internal medicine&lt;/full-title&gt;&lt;/periodical&gt;&lt;pages&gt;781-788&lt;/pages&gt;&lt;volume&gt;141&lt;/volume&gt;&lt;number&gt;10&lt;/number&gt;&lt;dates&gt;&lt;year&gt;2004&lt;/year&gt;&lt;/dates&gt;&lt;isbn&gt;0003-4819&lt;/isbn&gt;&lt;urls&gt;&lt;/urls&gt;&lt;/record&gt;&lt;/Cite&gt;&lt;/EndNote&gt;</w:instrText>
      </w:r>
      <w:r w:rsidR="003B2347">
        <w:fldChar w:fldCharType="separate"/>
      </w:r>
      <w:r w:rsidR="003B2347" w:rsidRPr="003B2347">
        <w:rPr>
          <w:noProof/>
          <w:vertAlign w:val="superscript"/>
        </w:rPr>
        <w:t>15</w:t>
      </w:r>
      <w:r w:rsidR="003B2347">
        <w:fldChar w:fldCharType="end"/>
      </w:r>
      <w:r w:rsidR="003506FE">
        <w:t xml:space="preserve"> there is inconsistency in how SAEs are reported.</w:t>
      </w:r>
      <w:r w:rsidR="004D7385">
        <w:fldChar w:fldCharType="begin"/>
      </w:r>
      <w:r w:rsidR="004D7385">
        <w:instrText xml:space="preserve"> ADDIN EN.CITE &lt;EndNote&gt;&lt;Cite&gt;&lt;Author&gt;Phillips&lt;/Author&gt;&lt;Year&gt;2019&lt;/Year&gt;&lt;RecNum&gt;41956&lt;/RecNum&gt;&lt;DisplayText&gt;&lt;style face="superscript"&gt;16&lt;/style&gt;&lt;/DisplayText&gt;&lt;record&gt;&lt;rec-number&gt;41956&lt;/rec-number&gt;&lt;foreign-keys&gt;&lt;key app="EN" db-id="rvtxd99fop2vtleaeayxprr6ee50v9rt5fzw" timestamp="1605049279"&gt;41956&lt;/key&gt;&lt;/foreign-keys&gt;&lt;ref-type name="Journal Article"&gt;17&lt;/ref-type&gt;&lt;contributors&gt;&lt;authors&gt;&lt;author&gt;Phillips, Rachel&lt;/author&gt;&lt;author&gt;Hazell, Lorna&lt;/author&gt;&lt;author&gt;Sauzet, Odile&lt;/author&gt;&lt;author&gt;Cornelius, Victoria&lt;/author&gt;&lt;/authors&gt;&lt;/contributors&gt;&lt;titles&gt;&lt;title&gt;Analysis and reporting of adverse events in randomised controlled trials: a review&lt;/title&gt;&lt;secondary-title&gt;BMJ open&lt;/secondary-title&gt;&lt;/titles&gt;&lt;periodical&gt;&lt;full-title&gt;BMJ open&lt;/full-title&gt;&lt;/periodical&gt;&lt;pages&gt;e024537&lt;/pages&gt;&lt;volume&gt;9&lt;/volume&gt;&lt;number&gt;2&lt;/number&gt;&lt;dates&gt;&lt;year&gt;2019&lt;/year&gt;&lt;/dates&gt;&lt;isbn&gt;2044-6055&lt;/isbn&gt;&lt;urls&gt;&lt;/urls&gt;&lt;/record&gt;&lt;/Cite&gt;&lt;/EndNote&gt;</w:instrText>
      </w:r>
      <w:r w:rsidR="004D7385">
        <w:fldChar w:fldCharType="separate"/>
      </w:r>
      <w:r w:rsidR="004D7385" w:rsidRPr="004D7385">
        <w:rPr>
          <w:noProof/>
          <w:vertAlign w:val="superscript"/>
        </w:rPr>
        <w:t>16</w:t>
      </w:r>
      <w:r w:rsidR="004D7385">
        <w:fldChar w:fldCharType="end"/>
      </w:r>
      <w:r w:rsidR="00321AAA">
        <w:t xml:space="preserve"> </w:t>
      </w:r>
      <w:r w:rsidR="00ED54C0">
        <w:t xml:space="preserve">Second, </w:t>
      </w:r>
      <w:r w:rsidR="001D73BB">
        <w:t>our community sample may include people taking RAAS for other indication</w:t>
      </w:r>
      <w:r w:rsidR="00782666">
        <w:t>s</w:t>
      </w:r>
      <w:r w:rsidR="001D73BB">
        <w:t xml:space="preserve">, for whom the risk of hospitalisations and deaths may be higher. </w:t>
      </w:r>
      <w:r w:rsidR="00CB59CD">
        <w:t xml:space="preserve">For this reason, we excluded people with recent myocardial </w:t>
      </w:r>
      <w:r w:rsidR="005B4280">
        <w:t>infarction</w:t>
      </w:r>
      <w:r w:rsidR="00CB59CD">
        <w:t xml:space="preserve"> or stroke</w:t>
      </w:r>
      <w:r w:rsidR="007C4556">
        <w:t xml:space="preserve">, as </w:t>
      </w:r>
      <w:r w:rsidR="00297FD0">
        <w:t xml:space="preserve">the </w:t>
      </w:r>
      <w:r w:rsidR="005B4280">
        <w:t>indication</w:t>
      </w:r>
      <w:r w:rsidR="00297FD0">
        <w:t xml:space="preserve"> for RAAS drugs in these people is clearly different from in the hypertension trials and the risk of subsequent hospitalisation or death</w:t>
      </w:r>
      <w:r w:rsidR="005B4280">
        <w:t xml:space="preserve"> will be </w:t>
      </w:r>
      <w:del w:id="414" w:author="David" w:date="2020-12-03T23:58:00Z">
        <w:r w:rsidR="005B4280" w:rsidDel="00AD4027">
          <w:delText>predicably</w:delText>
        </w:r>
      </w:del>
      <w:ins w:id="415" w:author="David" w:date="2020-12-03T23:58:00Z">
        <w:r w:rsidR="00AD4027">
          <w:t>predictably</w:t>
        </w:r>
      </w:ins>
      <w:r w:rsidR="005B4280">
        <w:t xml:space="preserve"> higher.</w:t>
      </w:r>
      <w:r w:rsidR="001F66B8">
        <w:t xml:space="preserve"> The results were also similar after additionally excluding people with a history of diabetes, </w:t>
      </w:r>
      <w:r w:rsidR="001F66B8">
        <w:lastRenderedPageBreak/>
        <w:t>chronic kidney disease, or heart failure.</w:t>
      </w:r>
      <w:r w:rsidR="005B4280">
        <w:t xml:space="preserve"> Nonetheless, </w:t>
      </w:r>
      <w:r w:rsidR="009071B9">
        <w:t>we cannot be certain about</w:t>
      </w:r>
      <w:r w:rsidR="005B4280">
        <w:t xml:space="preserve"> the true indication</w:t>
      </w:r>
      <w:r w:rsidR="00460FE4">
        <w:t xml:space="preserve"> for </w:t>
      </w:r>
      <w:r w:rsidR="009071B9">
        <w:t>starting</w:t>
      </w:r>
      <w:r w:rsidR="00460FE4">
        <w:t xml:space="preserve"> RAAS drugs from routine data alone. </w:t>
      </w:r>
      <w:r w:rsidR="00F30B05">
        <w:t>Both</w:t>
      </w:r>
      <w:r w:rsidR="00460FE4">
        <w:t xml:space="preserve"> </w:t>
      </w:r>
      <w:r w:rsidR="009071B9">
        <w:t>un</w:t>
      </w:r>
      <w:r w:rsidR="00A31C82">
        <w:t>derreporting of SAEs and misclassification of the community comparison</w:t>
      </w:r>
      <w:r w:rsidR="00460FE4">
        <w:t xml:space="preserve"> may bias our estimation of the difference between</w:t>
      </w:r>
      <w:r w:rsidR="00F30B05">
        <w:t xml:space="preserve"> trials and community samples in the direction that we observed. However, the</w:t>
      </w:r>
      <w:r w:rsidR="00C72BE5">
        <w:t xml:space="preserve"> difference between trials and community was large</w:t>
      </w:r>
      <w:r w:rsidR="00C3376E">
        <w:t xml:space="preserve"> (</w:t>
      </w:r>
      <w:r w:rsidR="008272CC">
        <w:t>median 4-fold</w:t>
      </w:r>
      <w:r w:rsidR="007301E3">
        <w:t xml:space="preserve"> higher rate in the community than in trials</w:t>
      </w:r>
      <w:r w:rsidR="00C3376E">
        <w:t xml:space="preserve">) and so would be unlikely to be the result of under-reporting of SAEs alone. </w:t>
      </w:r>
      <w:r w:rsidR="00D26CE4">
        <w:t xml:space="preserve">Similarly, </w:t>
      </w:r>
      <w:r w:rsidR="00AE377E">
        <w:t xml:space="preserve">while it is not possible to be certain of the indication for </w:t>
      </w:r>
      <w:r w:rsidR="00AD7AD9">
        <w:t xml:space="preserve">community prescribing, our analysis does reflect ‘real-world’ use of these drugs, in which indication may not be as clear-cut as in a trial setting. </w:t>
      </w:r>
    </w:p>
    <w:p w14:paraId="76F1E184" w14:textId="0D7F8261" w:rsidR="00BA3889" w:rsidRDefault="004431C3" w:rsidP="00081A03">
      <w:pPr>
        <w:spacing w:line="480" w:lineRule="auto"/>
      </w:pPr>
      <w:r>
        <w:t>Our findings have</w:t>
      </w:r>
      <w:r w:rsidR="00C66F5B">
        <w:t xml:space="preserve"> implications for </w:t>
      </w:r>
      <w:r w:rsidR="005E5BEB">
        <w:t>interpreting trials that specifically recruit older people</w:t>
      </w:r>
      <w:r w:rsidR="004F7D2C">
        <w:t xml:space="preserve">. </w:t>
      </w:r>
      <w:r w:rsidR="00533775">
        <w:t xml:space="preserve">On one hand, trials focusing on older people are likely to be helpful in informing treatment decisions </w:t>
      </w:r>
      <w:r w:rsidR="00DC197C">
        <w:t>as they successfully recruit people at a higher risk of serious adverse events</w:t>
      </w:r>
      <w:ins w:id="416" w:author="David" w:date="2020-12-03T23:59:00Z">
        <w:r w:rsidR="00FD7EE2">
          <w:t xml:space="preserve"> than standard trials</w:t>
        </w:r>
      </w:ins>
      <w:r w:rsidR="00DC197C">
        <w:t>, thus capturing some of the increased risk experienced by</w:t>
      </w:r>
      <w:r w:rsidR="00F215A9">
        <w:t xml:space="preserve"> older people. However, </w:t>
      </w:r>
      <w:r w:rsidR="004E5FD7">
        <w:t xml:space="preserve">concerns about trial representativeness are still likely to be well founded, </w:t>
      </w:r>
      <w:r w:rsidR="005E38C9">
        <w:t>as suggested by the difference between SAEs and hospitalisation and death rates in the community.</w:t>
      </w:r>
      <w:r w:rsidR="006016BE">
        <w:t xml:space="preserve"> We observed that the difference between trials and community event rates were similar in both older-people and standard trials, suggesting they were similarly under-representative</w:t>
      </w:r>
      <w:commentRangeStart w:id="417"/>
      <w:r w:rsidR="006016BE">
        <w:t>.</w:t>
      </w:r>
      <w:r w:rsidR="005E38C9">
        <w:t xml:space="preserve"> </w:t>
      </w:r>
      <w:r w:rsidR="009F69A7">
        <w:t>This suggests that trials focussing on older people present only part of the solution to</w:t>
      </w:r>
      <w:r w:rsidR="00A609A3">
        <w:t xml:space="preserve"> informing treatment decisions in older people, particularly tho</w:t>
      </w:r>
      <w:r w:rsidR="005D0EE3">
        <w:t>se at high risk of adverse health outcomes, such as people living with frailty</w:t>
      </w:r>
      <w:commentRangeEnd w:id="417"/>
      <w:r w:rsidR="0058676E">
        <w:rPr>
          <w:rStyle w:val="CommentReference"/>
        </w:rPr>
        <w:commentReference w:id="417"/>
      </w:r>
      <w:r w:rsidR="005D0EE3">
        <w:t xml:space="preserve">. </w:t>
      </w:r>
    </w:p>
    <w:p w14:paraId="675F96DE" w14:textId="6DF2A908" w:rsidR="005C1D23" w:rsidRDefault="00432B0E" w:rsidP="00081A03">
      <w:pPr>
        <w:spacing w:line="480" w:lineRule="auto"/>
      </w:pPr>
      <w:r>
        <w:t>The higher rate of hospitalisations and deaths in the community setting</w:t>
      </w:r>
      <w:r w:rsidR="001F1DC3">
        <w:t xml:space="preserve"> has some important implications for managing hypertension in older people.</w:t>
      </w:r>
      <w:r w:rsidR="00E32199">
        <w:t xml:space="preserve"> First, the incidence of competing risks is likely to be higher in the community than in the setting of a trial.</w:t>
      </w:r>
      <w:r w:rsidR="001F1DC3">
        <w:t xml:space="preserve"> This would</w:t>
      </w:r>
      <w:r w:rsidR="00430E83">
        <w:t xml:space="preserve"> concur with previous studies showing that the range of adverse events experienced by older trial participants tends to be more diverse than in younger participants.</w:t>
      </w:r>
      <w:r w:rsidR="00FA24A9">
        <w:fldChar w:fldCharType="begin"/>
      </w:r>
      <w:r w:rsidR="00FA24A9">
        <w:instrText xml:space="preserve"> ADDIN EN.CITE &lt;EndNote&gt;&lt;Cite&gt;&lt;Author&gt;Thomopoulos&lt;/Author&gt;&lt;Year&gt;2016&lt;/Year&gt;&lt;RecNum&gt;41957&lt;/RecNum&gt;&lt;DisplayText&gt;&lt;style face="superscript"&gt;17&lt;/style&gt;&lt;/DisplayText&gt;&lt;record&gt;&lt;rec-number&gt;41957&lt;/rec-number&gt;&lt;foreign-keys&gt;&lt;key app="EN" db-id="rvtxd99fop2vtleaeayxprr6ee50v9rt5fzw" timestamp="1605049385"&gt;41957&lt;/key&gt;&lt;/foreign-keys&gt;&lt;ref-type name="Journal Article"&gt;17&lt;/ref-type&gt;&lt;contributors&gt;&lt;authors&gt;&lt;author&gt;Thomopoulos, Costas&lt;/author&gt;&lt;author&gt;Parati, Gianfranco&lt;/author&gt;&lt;author&gt;Zanchetti, Alberto&lt;/author&gt;&lt;/authors&gt;&lt;/contributors&gt;&lt;titles&gt;&lt;title&gt;Effects of blood-pressure-lowering treatment in hypertension: 9. Discontinuations for adverse events attributed to different classes of antihypertensive drugs meta-analyses of randomized trials&lt;/title&gt;&lt;secondary-title&gt;Journal of hypertension&lt;/secondary-title&gt;&lt;/titles&gt;&lt;periodical&gt;&lt;full-title&gt;Journal of hypertension&lt;/full-title&gt;&lt;/periodical&gt;&lt;pages&gt;1921-1932&lt;/pages&gt;&lt;volume&gt;34&lt;/volume&gt;&lt;number&gt;10&lt;/number&gt;&lt;dates&gt;&lt;year&gt;2016&lt;/year&gt;&lt;/dates&gt;&lt;isbn&gt;0263-6352&lt;/isbn&gt;&lt;urls&gt;&lt;/urls&gt;&lt;/record&gt;&lt;/Cite&gt;&lt;/EndNote&gt;</w:instrText>
      </w:r>
      <w:r w:rsidR="00FA24A9">
        <w:fldChar w:fldCharType="separate"/>
      </w:r>
      <w:r w:rsidR="00FA24A9" w:rsidRPr="00FA24A9">
        <w:rPr>
          <w:noProof/>
          <w:vertAlign w:val="superscript"/>
        </w:rPr>
        <w:t>17</w:t>
      </w:r>
      <w:r w:rsidR="00FA24A9">
        <w:fldChar w:fldCharType="end"/>
      </w:r>
      <w:r w:rsidR="00E32199">
        <w:t xml:space="preserve"> This </w:t>
      </w:r>
      <w:r w:rsidR="005C1D23">
        <w:t>may</w:t>
      </w:r>
      <w:r w:rsidR="00E32199">
        <w:t xml:space="preserve"> lead to the</w:t>
      </w:r>
      <w:r w:rsidR="009D0E7A">
        <w:t xml:space="preserve"> </w:t>
      </w:r>
      <w:del w:id="418" w:author="David" w:date="2020-12-03T23:59:00Z">
        <w:r w:rsidR="009D0E7A" w:rsidDel="0058676E">
          <w:delText xml:space="preserve">overall </w:delText>
        </w:r>
      </w:del>
      <w:ins w:id="419" w:author="David" w:date="2020-12-03T23:59:00Z">
        <w:r w:rsidR="0058676E">
          <w:t xml:space="preserve">absolute treatment effect </w:t>
        </w:r>
      </w:ins>
      <w:ins w:id="420" w:author="David" w:date="2020-12-04T00:00:00Z">
        <w:r w:rsidR="0058676E">
          <w:t>estimates</w:t>
        </w:r>
      </w:ins>
      <w:ins w:id="421" w:author="David" w:date="2020-12-03T23:59:00Z">
        <w:r w:rsidR="0058676E">
          <w:t xml:space="preserve"> (</w:t>
        </w:r>
      </w:ins>
      <w:proofErr w:type="spellStart"/>
      <w:ins w:id="422" w:author="David" w:date="2020-12-04T00:00:00Z">
        <w:r w:rsidR="0058676E">
          <w:t>eg</w:t>
        </w:r>
        <w:proofErr w:type="spellEnd"/>
        <w:r w:rsidR="0058676E">
          <w:t xml:space="preserve"> the absolute</w:t>
        </w:r>
      </w:ins>
      <w:ins w:id="423" w:author="David" w:date="2020-12-03T23:59:00Z">
        <w:r w:rsidR="0058676E">
          <w:t xml:space="preserve"> risk </w:t>
        </w:r>
      </w:ins>
      <w:ins w:id="424" w:author="David" w:date="2020-12-04T00:00:00Z">
        <w:r w:rsidR="0058676E">
          <w:t>reduction or numbers needed to treat)</w:t>
        </w:r>
      </w:ins>
      <w:ins w:id="425" w:author="David" w:date="2020-12-03T23:59:00Z">
        <w:r w:rsidR="0058676E">
          <w:t xml:space="preserve"> </w:t>
        </w:r>
      </w:ins>
      <w:del w:id="426" w:author="David" w:date="2020-12-04T00:00:00Z">
        <w:r w:rsidR="009D0E7A" w:rsidDel="0058676E">
          <w:delText xml:space="preserve">benefit of treatment </w:delText>
        </w:r>
      </w:del>
      <w:r w:rsidR="009D0E7A">
        <w:t xml:space="preserve">being lower than suggested by trial evidence. </w:t>
      </w:r>
    </w:p>
    <w:p w14:paraId="5EA67BC3" w14:textId="753E9382" w:rsidR="00F829C8" w:rsidRDefault="00736267" w:rsidP="00081A03">
      <w:pPr>
        <w:spacing w:line="480" w:lineRule="auto"/>
      </w:pPr>
      <w:r>
        <w:lastRenderedPageBreak/>
        <w:t xml:space="preserve">Second, </w:t>
      </w:r>
      <w:r w:rsidR="005C1D23">
        <w:t>this finding</w:t>
      </w:r>
      <w:r>
        <w:t xml:space="preserve"> is likely to reflect </w:t>
      </w:r>
      <w:r w:rsidR="00224DA0">
        <w:t>a higher prevalence and severity of frailty in the community setting</w:t>
      </w:r>
      <w:r w:rsidR="00FE418E">
        <w:t xml:space="preserve"> compared to trials</w:t>
      </w:r>
      <w:r w:rsidR="001B08A2">
        <w:t>,</w:t>
      </w:r>
      <w:r w:rsidR="00224DA0">
        <w:t xml:space="preserve"> which may modify the relationship between hypertension and cardiovascular risk.</w:t>
      </w:r>
      <w:r w:rsidR="00FA24A9">
        <w:fldChar w:fldCharType="begin"/>
      </w:r>
      <w:r w:rsidR="00FA24A9">
        <w:instrText xml:space="preserve"> ADDIN EN.CITE &lt;EndNote&gt;&lt;Cite&gt;&lt;Author&gt;Todd&lt;/Author&gt;&lt;Year&gt;2019&lt;/Year&gt;&lt;RecNum&gt;41949&lt;/RecNum&gt;&lt;DisplayText&gt;&lt;style face="superscript"&gt;4&lt;/style&gt;&lt;/DisplayText&gt;&lt;record&gt;&lt;rec-number&gt;41949&lt;/rec-number&gt;&lt;foreign-keys&gt;&lt;key app="EN" db-id="rvtxd99fop2vtleaeayxprr6ee50v9rt5fzw" timestamp="1605048570"&gt;41949&lt;/key&gt;&lt;/foreign-keys&gt;&lt;ref-type name="Journal Article"&gt;17&lt;/ref-type&gt;&lt;contributors&gt;&lt;authors&gt;&lt;author&gt;Todd, Oliver M&lt;/author&gt;&lt;author&gt;Wilkinson, Chris&lt;/author&gt;&lt;author&gt;Hale, Matthew&lt;/author&gt;&lt;author&gt;Wong, Nee Ling&lt;/author&gt;&lt;author&gt;Hall, Marlous&lt;/author&gt;&lt;author&gt;Sheppard, James P&lt;/author&gt;&lt;author&gt;McManus, Richard J&lt;/author&gt;&lt;author&gt;Rockwood, Kenneth&lt;/author&gt;&lt;author&gt;Young, John&lt;/author&gt;&lt;author&gt;Gale, Chris P&lt;/author&gt;&lt;/authors&gt;&lt;/contributors&gt;&lt;titles&gt;&lt;title&gt;Is the association between blood pressure and mortality in older adults different with frailty? A systematic review and meta-analysis&lt;/title&gt;&lt;secondary-title&gt;Age and Ageing&lt;/secondary-title&gt;&lt;/titles&gt;&lt;periodical&gt;&lt;full-title&gt;Age and ageing&lt;/full-title&gt;&lt;/periodical&gt;&lt;pages&gt;627-635&lt;/pages&gt;&lt;volume&gt;48&lt;/volume&gt;&lt;number&gt;5&lt;/number&gt;&lt;dates&gt;&lt;year&gt;2019&lt;/year&gt;&lt;/dates&gt;&lt;isbn&gt;0002-0729&lt;/isbn&gt;&lt;urls&gt;&lt;/urls&gt;&lt;/record&gt;&lt;/Cite&gt;&lt;/EndNote&gt;</w:instrText>
      </w:r>
      <w:r w:rsidR="00FA24A9">
        <w:fldChar w:fldCharType="separate"/>
      </w:r>
      <w:r w:rsidR="00FA24A9" w:rsidRPr="00FA24A9">
        <w:rPr>
          <w:noProof/>
          <w:vertAlign w:val="superscript"/>
        </w:rPr>
        <w:t>4</w:t>
      </w:r>
      <w:r w:rsidR="00FA24A9">
        <w:fldChar w:fldCharType="end"/>
      </w:r>
      <w:r w:rsidR="00224DA0">
        <w:t xml:space="preserve"> </w:t>
      </w:r>
      <w:ins w:id="427" w:author="David" w:date="2020-12-04T00:01:00Z">
        <w:r w:rsidR="007A060B">
          <w:t xml:space="preserve">We previously showed, in an individual-level participant data analysis, that </w:t>
        </w:r>
      </w:ins>
      <w:del w:id="428" w:author="David" w:date="2020-12-04T00:01:00Z">
        <w:r w:rsidR="00D07306" w:rsidDel="007A060B">
          <w:delText>F</w:delText>
        </w:r>
      </w:del>
      <w:ins w:id="429" w:author="David" w:date="2020-12-04T00:01:00Z">
        <w:r w:rsidR="007A060B">
          <w:t>f</w:t>
        </w:r>
      </w:ins>
      <w:r w:rsidR="00D07306">
        <w:t>railty is associated with SAEs within the trial setting.</w:t>
      </w:r>
      <w:r w:rsidR="00FA24A9">
        <w:fldChar w:fldCharType="begin"/>
      </w:r>
      <w:r w:rsidR="00FA24A9">
        <w:instrText xml:space="preserve"> ADDIN EN.CITE &lt;EndNote&gt;&lt;Cite&gt;&lt;Author&gt;Hanlon&lt;/Author&gt;&lt;Year&gt;2020&lt;/Year&gt;&lt;RecNum&gt;41954&lt;/RecNum&gt;&lt;DisplayText&gt;&lt;style face="superscript"&gt;13&lt;/style&gt;&lt;/DisplayText&gt;&lt;record&gt;&lt;rec-number&gt;41954&lt;/rec-number&gt;&lt;foreign-keys&gt;&lt;key app="EN" db-id="rvtxd99fop2vtleaeayxprr6ee50v9rt5fzw" timestamp="1605049023"&gt;41954&lt;/key&gt;&lt;/foreign-keys&gt;&lt;ref-type name="Journal Article"&gt;17&lt;/ref-type&gt;&lt;contributors&gt;&lt;authors&gt;&lt;author&gt;Hanlon, Peter&lt;/author&gt;&lt;author&gt;Butterly, Elaine&lt;/author&gt;&lt;author&gt;Lewsey, Jim&lt;/author&gt;&lt;author&gt;Siebert, Stefan&lt;/author&gt;&lt;author&gt;Mair, Frances S&lt;/author&gt;&lt;author&gt;McAllister, David A&lt;/author&gt;&lt;/authors&gt;&lt;/contributors&gt;&lt;titles&gt;&lt;title&gt;Identifying frailty in trials: an analysis of individual participant data from trials of novel pharmacological interventions&lt;/title&gt;&lt;secondary-title&gt;BMC medicine&lt;/secondary-title&gt;&lt;/titles&gt;&lt;periodical&gt;&lt;full-title&gt;Bmc Medicine&lt;/full-title&gt;&lt;abbr-1&gt;BMC Med.&lt;/abbr-1&gt;&lt;/periodical&gt;&lt;pages&gt;1-12&lt;/pages&gt;&lt;volume&gt;18&lt;/volume&gt;&lt;number&gt;1&lt;/number&gt;&lt;dates&gt;&lt;year&gt;2020&lt;/year&gt;&lt;/dates&gt;&lt;isbn&gt;1741-7015&lt;/isbn&gt;&lt;urls&gt;&lt;/urls&gt;&lt;/record&gt;&lt;/Cite&gt;&lt;/EndNote&gt;</w:instrText>
      </w:r>
      <w:r w:rsidR="00FA24A9">
        <w:fldChar w:fldCharType="separate"/>
      </w:r>
      <w:r w:rsidR="00FA24A9" w:rsidRPr="00FA24A9">
        <w:rPr>
          <w:noProof/>
          <w:vertAlign w:val="superscript"/>
        </w:rPr>
        <w:t>13</w:t>
      </w:r>
      <w:r w:rsidR="00FA24A9">
        <w:fldChar w:fldCharType="end"/>
      </w:r>
      <w:r w:rsidR="00D07306">
        <w:t xml:space="preserve"> Furthermore, frailty </w:t>
      </w:r>
      <w:r w:rsidR="0090766E">
        <w:t>within the setting of cardiovascular trials</w:t>
      </w:r>
      <w:r w:rsidR="00D43B0E">
        <w:t xml:space="preserve"> </w:t>
      </w:r>
      <w:del w:id="430" w:author="David" w:date="2020-12-04T00:01:00Z">
        <w:r w:rsidR="00D43B0E" w:rsidDel="00D60762">
          <w:delText xml:space="preserve">frailty </w:delText>
        </w:r>
      </w:del>
      <w:r w:rsidR="00D43B0E">
        <w:t xml:space="preserve">is associated with adverse cardiovascular outcomes </w:t>
      </w:r>
      <w:r w:rsidR="00AD2F36">
        <w:t>independently</w:t>
      </w:r>
      <w:r w:rsidR="00D43B0E">
        <w:t xml:space="preserve"> of traditional risk factors.</w:t>
      </w:r>
      <w:r w:rsidR="003E4AE2">
        <w:fldChar w:fldCharType="begin"/>
      </w:r>
      <w:r w:rsidR="003E4AE2">
        <w:instrText xml:space="preserve"> ADDIN EN.CITE &lt;EndNote&gt;&lt;Cite&gt;&lt;Author&gt;Farooqi&lt;/Author&gt;&lt;Year&gt;2020&lt;/Year&gt;&lt;RecNum&gt;5236&lt;/RecNum&gt;&lt;DisplayText&gt;&lt;style face="superscript"&gt;18&lt;/style&gt;&lt;/DisplayText&gt;&lt;record&gt;&lt;rec-number&gt;5236&lt;/rec-number&gt;&lt;foreign-keys&gt;&lt;key app="EN" db-id="rvtxd99fop2vtleaeayxprr6ee50v9rt5fzw" timestamp="1595493694"&gt;5236&lt;/key&gt;&lt;/foreign-keys&gt;&lt;ref-type name="Journal Article"&gt;17&lt;/ref-type&gt;&lt;contributors&gt;&lt;authors&gt;&lt;author&gt;Farooqi, Mohammed AM&lt;/author&gt;&lt;author&gt;Gerstein, Hertzel&lt;/author&gt;&lt;author&gt;Yusuf, Salim&lt;/author&gt;&lt;author&gt;Leong, Darryl P&lt;/author&gt;&lt;/authors&gt;&lt;/contributors&gt;&lt;titles&gt;&lt;title&gt;Accumulation of Deficits as a Key Risk Factor for Cardiovascular Morbidity and Mortality: A Pooled Analysis of 154 000 Individuals&lt;/title&gt;&lt;secondary-title&gt;Journal of the American Heart Association&lt;/secondary-title&gt;&lt;/titles&gt;&lt;periodical&gt;&lt;full-title&gt;Journal of the American Heart Association&lt;/full-title&gt;&lt;/periodical&gt;&lt;pages&gt;e014686&lt;/pages&gt;&lt;volume&gt;9&lt;/volume&gt;&lt;number&gt;3&lt;/number&gt;&lt;dates&gt;&lt;year&gt;2020&lt;/year&gt;&lt;/dates&gt;&lt;isbn&gt;2047-9980&lt;/isbn&gt;&lt;urls&gt;&lt;/urls&gt;&lt;/record&gt;&lt;/Cite&gt;&lt;/EndNote&gt;</w:instrText>
      </w:r>
      <w:r w:rsidR="003E4AE2">
        <w:fldChar w:fldCharType="separate"/>
      </w:r>
      <w:r w:rsidR="003E4AE2" w:rsidRPr="003E4AE2">
        <w:rPr>
          <w:noProof/>
          <w:vertAlign w:val="superscript"/>
        </w:rPr>
        <w:t>18</w:t>
      </w:r>
      <w:r w:rsidR="003E4AE2">
        <w:fldChar w:fldCharType="end"/>
      </w:r>
      <w:r w:rsidR="00FB6F58">
        <w:t xml:space="preserve"> While frailty has been shown to be present in</w:t>
      </w:r>
      <w:r w:rsidR="00DB69A1">
        <w:t xml:space="preserve"> trials concerning treatment strategies for hypertension in older people</w:t>
      </w:r>
      <w:r w:rsidR="00311DC4">
        <w:t>,</w:t>
      </w:r>
      <w:r w:rsidR="003E4AE2">
        <w:fldChar w:fldCharType="begin"/>
      </w:r>
      <w:r w:rsidR="00186DAB">
        <w:instrText xml:space="preserve"> ADDIN EN.CITE &lt;EndNote&gt;&lt;Cite&gt;&lt;Author&gt;Beckett&lt;/Author&gt;&lt;Year&gt;2008&lt;/Year&gt;&lt;RecNum&gt;41951&lt;/RecNum&gt;&lt;DisplayText&gt;&lt;style face="superscript"&gt;8,9&lt;/style&gt;&lt;/DisplayText&gt;&lt;record&gt;&lt;rec-number&gt;41951&lt;/rec-number&gt;&lt;foreign-keys&gt;&lt;key app="EN" db-id="rvtxd99fop2vtleaeayxprr6ee50v9rt5fzw" timestamp="1605048825"&gt;41951&lt;/key&gt;&lt;/foreign-keys&gt;&lt;ref-type name="Journal Article"&gt;17&lt;/ref-type&gt;&lt;contributors&gt;&lt;authors&gt;&lt;author&gt;Beckett, Nigel S&lt;/author&gt;&lt;author&gt;Peters, Ruth&lt;/author&gt;&lt;author&gt;Fletcher, Astrid E&lt;/author&gt;&lt;author&gt;Staessen, Jan A&lt;/author&gt;&lt;author&gt;Liu, Lisheng&lt;/author&gt;&lt;author&gt;Dumitrascu, Dan&lt;/author&gt;&lt;author&gt;Stoyanovsky, Vassil&lt;/author&gt;&lt;author&gt;Antikainen, Riitta L&lt;/author&gt;&lt;author&gt;Nikitin, Yuri&lt;/author&gt;&lt;author&gt;Anderson, Craig&lt;/author&gt;&lt;/authors&gt;&lt;/contributors&gt;&lt;titles&gt;&lt;title&gt;Treatment of hypertension in patients 80 years of age or older&lt;/title&gt;&lt;secondary-title&gt;New England Journal of Medicine&lt;/secondary-title&gt;&lt;/titles&gt;&lt;periodical&gt;&lt;full-title&gt;New England Journal of Medicine&lt;/full-title&gt;&lt;/periodical&gt;&lt;pages&gt;1887-1898&lt;/pages&gt;&lt;volume&gt;358&lt;/volume&gt;&lt;number&gt;18&lt;/number&gt;&lt;dates&gt;&lt;year&gt;2008&lt;/year&gt;&lt;/dates&gt;&lt;isbn&gt;0028-4793&lt;/isbn&gt;&lt;urls&gt;&lt;/urls&gt;&lt;/record&gt;&lt;/Cite&gt;&lt;Cite&gt;&lt;Author&gt;Wright Jr&lt;/Author&gt;&lt;Year&gt;2016&lt;/Year&gt;&lt;RecNum&gt;41952&lt;/RecNum&gt;&lt;record&gt;&lt;rec-number&gt;41952&lt;/rec-number&gt;&lt;foreign-keys&gt;&lt;key app="EN" db-id="rvtxd99fop2vtleaeayxprr6ee50v9rt5fzw" timestamp="1605048900"&gt;41952&lt;/key&gt;&lt;/foreign-keys&gt;&lt;ref-type name="Journal Article"&gt;17&lt;/ref-type&gt;&lt;contributors&gt;&lt;authors&gt;&lt;author&gt;Wright Jr, Jackson T&lt;/author&gt;&lt;author&gt;Whelton, Paul K&lt;/author&gt;&lt;author&gt;Reboussin, David M&lt;/author&gt;&lt;/authors&gt;&lt;/contributors&gt;&lt;titles&gt;&lt;title&gt;A randomized trial of intensive versus standard blood-pressure control&lt;/title&gt;&lt;secondary-title&gt;The New England journal of medicine&lt;/secondary-title&gt;&lt;/titles&gt;&lt;periodical&gt;&lt;full-title&gt;The New England journal of medicine&lt;/full-title&gt;&lt;/periodical&gt;&lt;pages&gt;2294&lt;/pages&gt;&lt;volume&gt;374&lt;/volume&gt;&lt;number&gt;23&lt;/number&gt;&lt;dates&gt;&lt;year&gt;2016&lt;/year&gt;&lt;/dates&gt;&lt;isbn&gt;1533-4406&lt;/isbn&gt;&lt;urls&gt;&lt;/urls&gt;&lt;/record&gt;&lt;/Cite&gt;&lt;/EndNote&gt;</w:instrText>
      </w:r>
      <w:r w:rsidR="003E4AE2">
        <w:fldChar w:fldCharType="separate"/>
      </w:r>
      <w:r w:rsidR="00186DAB" w:rsidRPr="00186DAB">
        <w:rPr>
          <w:noProof/>
          <w:vertAlign w:val="superscript"/>
        </w:rPr>
        <w:t>8,9</w:t>
      </w:r>
      <w:r w:rsidR="003E4AE2">
        <w:fldChar w:fldCharType="end"/>
      </w:r>
      <w:r w:rsidR="00311DC4">
        <w:t xml:space="preserve"> frailty in these trials is thought to be less severe than in the community.</w:t>
      </w:r>
      <w:r w:rsidR="00186DAB">
        <w:fldChar w:fldCharType="begin"/>
      </w:r>
      <w:r w:rsidR="00186DAB">
        <w:instrText xml:space="preserve"> ADDIN EN.CITE &lt;EndNote&gt;&lt;Cite&gt;&lt;Author&gt;Russo&lt;/Author&gt;&lt;Year&gt;2018&lt;/Year&gt;&lt;RecNum&gt;41946&lt;/RecNum&gt;&lt;DisplayText&gt;&lt;style face="superscript"&gt;2&lt;/style&gt;&lt;/DisplayText&gt;&lt;record&gt;&lt;rec-number&gt;41946&lt;/rec-number&gt;&lt;foreign-keys&gt;&lt;key app="EN" db-id="rvtxd99fop2vtleaeayxprr6ee50v9rt5fzw" timestamp="1605048327"&gt;41946&lt;/key&gt;&lt;/foreign-keys&gt;&lt;ref-type name="Journal Article"&gt;17&lt;/ref-type&gt;&lt;contributors&gt;&lt;authors&gt;&lt;author&gt;Russo, Gennaro&lt;/author&gt;&lt;author&gt;Liguori, Ilaria&lt;/author&gt;&lt;author&gt;Aran, Luisa&lt;/author&gt;&lt;author&gt;Bulli, Giulia&lt;/author&gt;&lt;author&gt;Curcio, Francesco&lt;/author&gt;&lt;author&gt;Galizia, Gianluigi&lt;/author&gt;&lt;author&gt;Gargiulo, Gaetano&lt;/author&gt;&lt;author&gt;Testa, Gianluca&lt;/author&gt;&lt;author&gt;Ungar, Andrea&lt;/author&gt;&lt;author&gt;Cacciatore, Francesco&lt;/author&gt;&lt;/authors&gt;&lt;/contributors&gt;&lt;titles&gt;&lt;title&gt;Impact of SPRINT results on hypertension guidelines: implications for “frail” elderly patients&lt;/title&gt;&lt;secondary-title&gt;Journal of human hypertension&lt;/secondary-title&gt;&lt;/titles&gt;&lt;periodical&gt;&lt;full-title&gt;Journal of Human Hypertension&lt;/full-title&gt;&lt;abbr-1&gt;J Hum Hypertens&lt;/abbr-1&gt;&lt;/periodical&gt;&lt;pages&gt;633-638&lt;/pages&gt;&lt;volume&gt;32&lt;/volume&gt;&lt;number&gt;8&lt;/number&gt;&lt;dates&gt;&lt;year&gt;2018&lt;/year&gt;&lt;/dates&gt;&lt;isbn&gt;1476-5527&lt;/isbn&gt;&lt;urls&gt;&lt;/urls&gt;&lt;/record&gt;&lt;/Cite&gt;&lt;/EndNote&gt;</w:instrText>
      </w:r>
      <w:r w:rsidR="00186DAB">
        <w:fldChar w:fldCharType="separate"/>
      </w:r>
      <w:r w:rsidR="00186DAB" w:rsidRPr="00186DAB">
        <w:rPr>
          <w:noProof/>
          <w:vertAlign w:val="superscript"/>
        </w:rPr>
        <w:t>2</w:t>
      </w:r>
      <w:r w:rsidR="00186DAB">
        <w:fldChar w:fldCharType="end"/>
      </w:r>
      <w:r w:rsidR="000638B8">
        <w:t xml:space="preserve"> It is likely that people living with severe frailty are excluded from clinical trials,</w:t>
      </w:r>
      <w:r w:rsidR="008B34F6">
        <w:t xml:space="preserve"> however </w:t>
      </w:r>
      <w:r w:rsidR="004B614A">
        <w:t>these people are routinely prescribed these medications in the community, often in the context of polypharmacy.</w:t>
      </w:r>
      <w:r w:rsidR="00CC3346">
        <w:t xml:space="preserve"> </w:t>
      </w:r>
      <w:r w:rsidR="00D55F6C">
        <w:t>Evidence from existing trials, even those recruiting older people, is likely insufficient to inform these treatment decisions.</w:t>
      </w:r>
    </w:p>
    <w:p w14:paraId="3DF219F6" w14:textId="30FAD822" w:rsidR="00266342" w:rsidRDefault="00266342" w:rsidP="00081A03">
      <w:pPr>
        <w:spacing w:line="480" w:lineRule="auto"/>
      </w:pPr>
      <w:r>
        <w:t xml:space="preserve">Strengths of this study include a systematic identification of registered trials. By </w:t>
      </w:r>
      <w:r w:rsidR="004C39E9">
        <w:t>searching using a trial register</w:t>
      </w:r>
      <w:r w:rsidR="00BF6EAF">
        <w:t xml:space="preserve"> and hand-searching clinical study reports</w:t>
      </w:r>
      <w:r w:rsidR="004C39E9">
        <w:t xml:space="preserve"> we</w:t>
      </w:r>
      <w:r w:rsidR="00BF6EAF">
        <w:t xml:space="preserve"> were able to</w:t>
      </w:r>
      <w:r w:rsidR="004C39E9">
        <w:t xml:space="preserve"> include both published and unpublished trials, limiting publication bias</w:t>
      </w:r>
      <w:r w:rsidR="00BF6EAF">
        <w:t>.</w:t>
      </w:r>
      <w:r w:rsidR="000E31B0">
        <w:t xml:space="preserve"> Limiting our search to clincaltrials.gov </w:t>
      </w:r>
      <w:r w:rsidR="00E71035">
        <w:t xml:space="preserve">may have resulted in a small proportion of studies not being included in our investigation. However, clinicaltrials.gov is </w:t>
      </w:r>
      <w:del w:id="431" w:author="David" w:date="2020-12-04T00:08:00Z">
        <w:r w:rsidR="00E71035" w:rsidDel="00F4544B">
          <w:delText>an international</w:delText>
        </w:r>
      </w:del>
      <w:ins w:id="432" w:author="David" w:date="2020-12-04T00:08:00Z">
        <w:r w:rsidR="00F4544B">
          <w:t>the largest international trial</w:t>
        </w:r>
      </w:ins>
      <w:r w:rsidR="00E71035">
        <w:t xml:space="preserve"> repository and </w:t>
      </w:r>
      <w:ins w:id="433" w:author="David" w:date="2020-12-04T00:08:00Z">
        <w:r w:rsidR="00F4544B">
          <w:t xml:space="preserve">trial </w:t>
        </w:r>
      </w:ins>
      <w:ins w:id="434" w:author="David" w:date="2020-12-04T00:09:00Z">
        <w:r w:rsidR="00F4544B">
          <w:t>pre-</w:t>
        </w:r>
      </w:ins>
      <w:r w:rsidR="000E31B0">
        <w:t>registration</w:t>
      </w:r>
      <w:r w:rsidR="005B6488">
        <w:t xml:space="preserve"> is required </w:t>
      </w:r>
      <w:ins w:id="435" w:author="David" w:date="2020-12-04T00:08:00Z">
        <w:r w:rsidR="00F4544B">
          <w:t>both for publicat</w:t>
        </w:r>
      </w:ins>
      <w:ins w:id="436" w:author="David" w:date="2020-12-04T00:09:00Z">
        <w:r w:rsidR="00F4544B">
          <w:t xml:space="preserve">ion in high-impact journals and </w:t>
        </w:r>
        <w:r w:rsidR="00ED4DB1">
          <w:t xml:space="preserve">to qualify as evidence for regulatory agencies such as the </w:t>
        </w:r>
      </w:ins>
      <w:del w:id="437" w:author="David" w:date="2020-12-04T00:02:00Z">
        <w:r w:rsidR="005B6488" w:rsidDel="003460B8">
          <w:delText xml:space="preserve">for </w:delText>
        </w:r>
      </w:del>
      <w:commentRangeStart w:id="438"/>
      <w:del w:id="439" w:author="David" w:date="2020-12-04T00:03:00Z">
        <w:r w:rsidR="005B6488" w:rsidDel="00BA0AC4">
          <w:delText>drugs to be licenced by</w:delText>
        </w:r>
      </w:del>
      <w:del w:id="440" w:author="David" w:date="2020-12-04T00:09:00Z">
        <w:r w:rsidR="005B6488" w:rsidDel="00ED4DB1">
          <w:delText xml:space="preserve"> the </w:delText>
        </w:r>
      </w:del>
      <w:r w:rsidR="005B6488">
        <w:t>FDA</w:t>
      </w:r>
      <w:commentRangeEnd w:id="438"/>
      <w:r w:rsidR="005B6488">
        <w:rPr>
          <w:rStyle w:val="CommentReference"/>
        </w:rPr>
        <w:commentReference w:id="438"/>
      </w:r>
      <w:r w:rsidR="00E71035">
        <w:t>.</w:t>
      </w:r>
      <w:r w:rsidR="00BF6EAF">
        <w:t xml:space="preserve"> </w:t>
      </w:r>
      <w:ins w:id="441" w:author="David" w:date="2020-12-04T00:16:00Z">
        <w:r w:rsidR="001C2725">
          <w:t>Moreover,</w:t>
        </w:r>
        <w:r w:rsidR="00DC5AAC">
          <w:t xml:space="preserve"> it provided a single sampling frame from which we could draw all older people and standard trials.</w:t>
        </w:r>
        <w:r w:rsidR="001C2725">
          <w:t xml:space="preserve"> </w:t>
        </w:r>
      </w:ins>
      <w:r w:rsidR="00717DED">
        <w:t>The</w:t>
      </w:r>
      <w:ins w:id="442" w:author="David" w:date="2020-12-04T00:03:00Z">
        <w:r w:rsidR="00BA0AC4">
          <w:t xml:space="preserve"> systematic</w:t>
        </w:r>
      </w:ins>
      <w:r w:rsidR="00717DED">
        <w:t xml:space="preserve"> comparison </w:t>
      </w:r>
      <w:ins w:id="443" w:author="David" w:date="2020-12-04T00:04:00Z">
        <w:r w:rsidR="00C42FB8">
          <w:t xml:space="preserve">of SAE rates </w:t>
        </w:r>
      </w:ins>
      <w:r w:rsidR="00717DED">
        <w:t>with hospitalisation and death rates in the community</w:t>
      </w:r>
      <w:ins w:id="444" w:author="David" w:date="2020-12-04T00:04:00Z">
        <w:r w:rsidR="00C42FB8">
          <w:t xml:space="preserve"> for people with hypertension</w:t>
        </w:r>
      </w:ins>
      <w:r w:rsidR="00717DED">
        <w:t xml:space="preserve"> is </w:t>
      </w:r>
      <w:proofErr w:type="gramStart"/>
      <w:r w:rsidR="00717DED">
        <w:t>novel, and</w:t>
      </w:r>
      <w:proofErr w:type="gramEnd"/>
      <w:r w:rsidR="00420629">
        <w:t xml:space="preserve"> builds upon previous studies of trial representativeness by comparing</w:t>
      </w:r>
      <w:r w:rsidR="005C63BE">
        <w:t xml:space="preserve"> actual health-related outcomes rather than inclusion criteria. </w:t>
      </w:r>
      <w:del w:id="445" w:author="David" w:date="2020-12-04T00:04:00Z">
        <w:r w:rsidR="005C63BE" w:rsidDel="00C42FB8">
          <w:delText>However</w:delText>
        </w:r>
      </w:del>
      <w:ins w:id="446" w:author="David" w:date="2020-12-04T00:04:00Z">
        <w:r w:rsidR="00C42FB8">
          <w:t>Nonetheless</w:t>
        </w:r>
      </w:ins>
      <w:r w:rsidR="005C63BE">
        <w:t>,</w:t>
      </w:r>
      <w:r w:rsidR="003B1C05">
        <w:t xml:space="preserve"> </w:t>
      </w:r>
      <w:r w:rsidR="00C476F6">
        <w:t>comparing SAEs to hospitalisations and deaths is not an exact like-for-like comparison.</w:t>
      </w:r>
      <w:r w:rsidR="00D160B9">
        <w:t xml:space="preserve"> </w:t>
      </w:r>
      <w:r w:rsidR="005E1725">
        <w:t>SAEs have a broader definition which includes events perceived to be life threatening as well as events leading to impairment or disability (which may not necessarily result in hospitalisation)</w:t>
      </w:r>
      <w:r w:rsidR="00EC5B97">
        <w:t>. However, hospitalisations and deaths are, by definition, SAEs and so our estimation of the community incidence is</w:t>
      </w:r>
      <w:r w:rsidR="00657377">
        <w:t xml:space="preserve">, if anything, an underestimate. </w:t>
      </w:r>
      <w:r w:rsidR="003B1C05">
        <w:t>T</w:t>
      </w:r>
      <w:r w:rsidR="00F3093D">
        <w:t xml:space="preserve">rial data were reported </w:t>
      </w:r>
      <w:r w:rsidR="008B4FEE">
        <w:t>inconsistently</w:t>
      </w:r>
      <w:r w:rsidR="00F3093D">
        <w:t xml:space="preserve"> and</w:t>
      </w:r>
      <w:del w:id="447" w:author="David" w:date="2020-12-04T00:05:00Z">
        <w:r w:rsidR="00F3093D" w:rsidDel="007D76D4">
          <w:delText>,</w:delText>
        </w:r>
      </w:del>
      <w:r w:rsidR="00F3093D">
        <w:t xml:space="preserve"> for some</w:t>
      </w:r>
      <w:ins w:id="448" w:author="David" w:date="2020-12-04T00:04:00Z">
        <w:r w:rsidR="007D76D4">
          <w:t xml:space="preserve"> </w:t>
        </w:r>
        <w:r w:rsidR="007D76D4">
          <w:lastRenderedPageBreak/>
          <w:t>trials</w:t>
        </w:r>
      </w:ins>
      <w:r w:rsidR="00F3093D">
        <w:t>, we had to estimate the observation time</w:t>
      </w:r>
      <w:r w:rsidR="00A44AF3">
        <w:t xml:space="preserve"> in the trial (based on follow-up length and the SAE rate). This calculation is a conservative estimate of the observation time, and therefore the rate of SAE</w:t>
      </w:r>
      <w:r w:rsidR="008B4FEE">
        <w:t xml:space="preserve"> may be slightly lower than was estimates for some trials</w:t>
      </w:r>
      <w:r w:rsidR="001D6470">
        <w:t>. Also,</w:t>
      </w:r>
      <w:r w:rsidR="005C63BE">
        <w:t xml:space="preserve"> as we have highlighted above, </w:t>
      </w:r>
      <w:r w:rsidR="0030068D">
        <w:t>we were not able to verify the indication for RAAS drugs in the community</w:t>
      </w:r>
      <w:r w:rsidR="006C37B0">
        <w:t xml:space="preserve">. While we excluded participants with recent events which would be alternative indications, </w:t>
      </w:r>
      <w:r w:rsidR="007043A2">
        <w:t xml:space="preserve">there may be some participants prescribed RAAS drugs for reasons other than hypertension. </w:t>
      </w:r>
      <w:r w:rsidR="00C64120">
        <w:t>This study focussed on RAAS drugs</w:t>
      </w:r>
      <w:r w:rsidR="00453A46">
        <w:t xml:space="preserve"> for hypertension</w:t>
      </w:r>
      <w:r w:rsidR="00C64120">
        <w:t xml:space="preserve">, </w:t>
      </w:r>
      <w:r w:rsidR="00453A46">
        <w:t xml:space="preserve">and the findings may not necessarily be generalisable to other drugs or indications. </w:t>
      </w:r>
      <w:r w:rsidR="00E259E2">
        <w:t xml:space="preserve">Indeed, </w:t>
      </w:r>
      <w:r w:rsidR="00C80953">
        <w:t>trials of angiotensin receptor blockers may have lower rates of adverse events and discontinuations than other antihypertensives.</w:t>
      </w:r>
    </w:p>
    <w:p w14:paraId="345348C6" w14:textId="3540B2DE" w:rsidR="00876CED" w:rsidRDefault="00876CED" w:rsidP="00876CED">
      <w:pPr>
        <w:pStyle w:val="Heading2"/>
      </w:pPr>
      <w:r>
        <w:t>Conclusion</w:t>
      </w:r>
    </w:p>
    <w:p w14:paraId="607BDAEB" w14:textId="187DA23F" w:rsidR="00564AF6" w:rsidRDefault="00AF4476" w:rsidP="00081A03">
      <w:pPr>
        <w:spacing w:line="480" w:lineRule="auto"/>
      </w:pPr>
      <w:ins w:id="449" w:author="David" w:date="2020-12-04T00:11:00Z">
        <w:r>
          <w:t xml:space="preserve">Hypertension </w:t>
        </w:r>
      </w:ins>
      <w:del w:id="450" w:author="David" w:date="2020-12-04T00:11:00Z">
        <w:r w:rsidR="00B82066" w:rsidDel="00AF4476">
          <w:delText>T</w:delText>
        </w:r>
      </w:del>
      <w:ins w:id="451" w:author="David" w:date="2020-12-04T00:11:00Z">
        <w:r>
          <w:t>t</w:t>
        </w:r>
      </w:ins>
      <w:r w:rsidR="00B82066">
        <w:t>rials focussing on older</w:t>
      </w:r>
      <w:r w:rsidR="002B6B13">
        <w:t xml:space="preserve"> </w:t>
      </w:r>
      <w:r w:rsidR="00B82066">
        <w:t>people</w:t>
      </w:r>
      <w:ins w:id="452" w:author="David" w:date="2020-12-04T00:07:00Z">
        <w:r w:rsidR="005D48FF" w:rsidRPr="005D48FF">
          <w:t xml:space="preserve"> </w:t>
        </w:r>
        <w:r w:rsidR="005D48FF">
          <w:t>appear to be more representative than “standard” trials</w:t>
        </w:r>
      </w:ins>
      <w:ins w:id="453" w:author="David" w:date="2020-12-04T00:10:00Z">
        <w:r w:rsidR="00473200">
          <w:t>; such trials</w:t>
        </w:r>
      </w:ins>
      <w:del w:id="454" w:author="David" w:date="2020-12-04T00:10:00Z">
        <w:r w:rsidR="002B6B13" w:rsidDel="00473200">
          <w:delText xml:space="preserve">, </w:delText>
        </w:r>
      </w:del>
      <w:del w:id="455" w:author="David" w:date="2020-12-04T00:07:00Z">
        <w:r w:rsidR="002B6B13" w:rsidDel="005D48FF">
          <w:delText xml:space="preserve">by </w:delText>
        </w:r>
      </w:del>
      <w:ins w:id="456" w:author="David" w:date="2020-12-04T00:07:00Z">
        <w:r w:rsidR="005D48FF">
          <w:t xml:space="preserve"> </w:t>
        </w:r>
      </w:ins>
      <w:del w:id="457" w:author="David" w:date="2020-12-04T00:10:00Z">
        <w:r w:rsidR="002B6B13" w:rsidDel="00473200">
          <w:delText xml:space="preserve">including </w:delText>
        </w:r>
      </w:del>
      <w:ins w:id="458" w:author="David" w:date="2020-12-04T00:10:00Z">
        <w:r w:rsidR="00473200">
          <w:t xml:space="preserve">include more </w:t>
        </w:r>
      </w:ins>
      <w:del w:id="459" w:author="David" w:date="2020-12-04T00:10:00Z">
        <w:r w:rsidR="002B6B13" w:rsidDel="00473200">
          <w:delText xml:space="preserve">people </w:delText>
        </w:r>
      </w:del>
      <w:ins w:id="460" w:author="David" w:date="2020-12-04T00:10:00Z">
        <w:r w:rsidR="00473200">
          <w:t xml:space="preserve">participants </w:t>
        </w:r>
      </w:ins>
      <w:r w:rsidR="002B6B13">
        <w:t xml:space="preserve">with a higher risk of adverse health outcomes, are </w:t>
      </w:r>
      <w:ins w:id="461" w:author="David" w:date="2020-12-04T00:07:00Z">
        <w:r w:rsidR="005D48FF">
          <w:t xml:space="preserve">so are useful </w:t>
        </w:r>
      </w:ins>
      <w:del w:id="462" w:author="David" w:date="2020-12-04T00:07:00Z">
        <w:r w:rsidR="002B6B13" w:rsidDel="005D48FF">
          <w:delText>important to</w:delText>
        </w:r>
      </w:del>
      <w:ins w:id="463" w:author="David" w:date="2020-12-04T00:07:00Z">
        <w:r w:rsidR="005D48FF">
          <w:t>for</w:t>
        </w:r>
      </w:ins>
      <w:r w:rsidR="002B6B13">
        <w:t xml:space="preserve"> inform</w:t>
      </w:r>
      <w:ins w:id="464" w:author="David" w:date="2020-12-04T00:07:00Z">
        <w:r w:rsidR="005D48FF">
          <w:t>ing</w:t>
        </w:r>
      </w:ins>
      <w:r w:rsidR="002B6B13">
        <w:t xml:space="preserve"> treatment decisions in older age. </w:t>
      </w:r>
      <w:del w:id="465" w:author="David" w:date="2020-12-04T00:07:00Z">
        <w:r w:rsidR="00F16026" w:rsidDel="005D48FF">
          <w:delText>However</w:delText>
        </w:r>
      </w:del>
      <w:ins w:id="466" w:author="David" w:date="2020-12-04T00:07:00Z">
        <w:r w:rsidR="005D48FF">
          <w:t xml:space="preserve">Nonetheless, </w:t>
        </w:r>
      </w:ins>
      <w:ins w:id="467" w:author="David" w:date="2020-12-04T00:08:00Z">
        <w:r w:rsidR="005D48FF">
          <w:t>like participants of standard trials, participants of older people trials</w:t>
        </w:r>
      </w:ins>
      <w:ins w:id="468" w:author="David" w:date="2020-12-04T00:11:00Z">
        <w:r>
          <w:t xml:space="preserve"> with hypertension</w:t>
        </w:r>
      </w:ins>
      <w:ins w:id="469" w:author="David" w:date="2020-12-04T00:08:00Z">
        <w:r w:rsidR="005D48FF">
          <w:t xml:space="preserve"> </w:t>
        </w:r>
      </w:ins>
      <w:del w:id="470" w:author="David" w:date="2020-12-04T00:08:00Z">
        <w:r w:rsidR="00F16026" w:rsidDel="005D48FF">
          <w:delText>,</w:delText>
        </w:r>
      </w:del>
      <w:del w:id="471" w:author="David" w:date="2020-12-04T00:10:00Z">
        <w:r w:rsidR="00F16026" w:rsidDel="00ED0EFC">
          <w:delText xml:space="preserve"> the</w:delText>
        </w:r>
      </w:del>
      <w:ins w:id="472" w:author="David" w:date="2020-12-04T00:10:00Z">
        <w:r w:rsidR="00ED0EFC">
          <w:t>have</w:t>
        </w:r>
      </w:ins>
      <w:r w:rsidR="00F16026">
        <w:t xml:space="preserve"> substantially </w:t>
      </w:r>
      <w:del w:id="473" w:author="David" w:date="2020-12-04T00:10:00Z">
        <w:r w:rsidR="002934D7" w:rsidDel="00ED0EFC">
          <w:delText xml:space="preserve">higher </w:delText>
        </w:r>
      </w:del>
      <w:ins w:id="474" w:author="David" w:date="2020-12-04T00:10:00Z">
        <w:r w:rsidR="00ED0EFC">
          <w:t xml:space="preserve">lower </w:t>
        </w:r>
      </w:ins>
      <w:r w:rsidR="002934D7">
        <w:t>rate</w:t>
      </w:r>
      <w:ins w:id="475" w:author="David" w:date="2020-12-04T00:10:00Z">
        <w:r w:rsidR="00ED0EFC">
          <w:t>s</w:t>
        </w:r>
      </w:ins>
      <w:r w:rsidR="002934D7">
        <w:t xml:space="preserve"> of hospitalisation and death </w:t>
      </w:r>
      <w:del w:id="476" w:author="David" w:date="2020-12-04T00:10:00Z">
        <w:r w:rsidR="002934D7" w:rsidDel="00ED0EFC">
          <w:delText>in routine care indicates that these trials, like ‘standard’ trials, are</w:delText>
        </w:r>
        <w:r w:rsidR="00A41F56" w:rsidDel="00ED0EFC">
          <w:delText xml:space="preserve"> under</w:delText>
        </w:r>
      </w:del>
      <w:ins w:id="477" w:author="David" w:date="2020-12-04T00:10:00Z">
        <w:r w:rsidR="00ED0EFC">
          <w:t xml:space="preserve">than </w:t>
        </w:r>
      </w:ins>
      <w:ins w:id="478" w:author="David" w:date="2020-12-04T00:11:00Z">
        <w:r>
          <w:t xml:space="preserve">do </w:t>
        </w:r>
      </w:ins>
      <w:del w:id="479" w:author="David" w:date="2020-12-04T00:11:00Z">
        <w:r w:rsidR="00A41F56" w:rsidDel="00ED0EFC">
          <w:delText>-</w:delText>
        </w:r>
      </w:del>
      <w:del w:id="480" w:author="David" w:date="2020-12-04T00:12:00Z">
        <w:r w:rsidR="00A41F56" w:rsidDel="00E8116F">
          <w:delText xml:space="preserve">representative </w:delText>
        </w:r>
      </w:del>
      <w:del w:id="481" w:author="David" w:date="2020-12-04T00:11:00Z">
        <w:r w:rsidR="00A41F56" w:rsidDel="00AF4476">
          <w:delText xml:space="preserve">of </w:delText>
        </w:r>
      </w:del>
      <w:ins w:id="482" w:author="David" w:date="2020-12-04T00:12:00Z">
        <w:r w:rsidR="00E8116F">
          <w:t>patients with</w:t>
        </w:r>
      </w:ins>
      <w:ins w:id="483" w:author="David" w:date="2020-12-04T00:11:00Z">
        <w:r>
          <w:t xml:space="preserve"> hypertension </w:t>
        </w:r>
      </w:ins>
      <w:del w:id="484" w:author="David" w:date="2020-12-04T00:12:00Z">
        <w:r w:rsidR="00A41F56" w:rsidDel="00E8116F">
          <w:delText xml:space="preserve">the risk of adverse outcomes </w:delText>
        </w:r>
        <w:r w:rsidR="00864618" w:rsidDel="00E8116F">
          <w:delText>among the target population for these drugs</w:delText>
        </w:r>
      </w:del>
      <w:ins w:id="485" w:author="David" w:date="2020-12-04T00:12:00Z">
        <w:r w:rsidR="00E8116F">
          <w:t>in the community</w:t>
        </w:r>
      </w:ins>
      <w:r w:rsidR="00864618">
        <w:t>.</w:t>
      </w:r>
      <w:r w:rsidR="00CB56B0">
        <w:t xml:space="preserve"> </w:t>
      </w:r>
      <w:ins w:id="486" w:author="David" w:date="2020-12-04T00:13:00Z">
        <w:r w:rsidR="00D61568">
          <w:t xml:space="preserve">More widely, </w:t>
        </w:r>
      </w:ins>
      <w:del w:id="487" w:author="David" w:date="2020-12-04T00:13:00Z">
        <w:r w:rsidR="009D6C0C" w:rsidDel="00D61568">
          <w:delText>A</w:delText>
        </w:r>
      </w:del>
      <w:ins w:id="488" w:author="David" w:date="2020-12-04T00:13:00Z">
        <w:r w:rsidR="00D61568">
          <w:t>a</w:t>
        </w:r>
      </w:ins>
      <w:r w:rsidR="009D6C0C">
        <w:t>ssessment of the rate of SAEs</w:t>
      </w:r>
      <w:ins w:id="489" w:author="David" w:date="2020-12-04T00:13:00Z">
        <w:r w:rsidR="00D61568">
          <w:t>,</w:t>
        </w:r>
      </w:ins>
      <w:r w:rsidR="009D6C0C">
        <w:t xml:space="preserve"> </w:t>
      </w:r>
      <w:ins w:id="490" w:author="David" w:date="2020-12-04T00:13:00Z">
        <w:r w:rsidR="00D61568">
          <w:t xml:space="preserve">especially when compared to the expected rate </w:t>
        </w:r>
        <w:commentRangeStart w:id="491"/>
        <w:r w:rsidR="00D61568">
          <w:t>from representative “target” populations</w:t>
        </w:r>
        <w:commentRangeEnd w:id="491"/>
        <w:r w:rsidR="00D61568">
          <w:rPr>
            <w:rStyle w:val="CommentReference"/>
          </w:rPr>
          <w:commentReference w:id="491"/>
        </w:r>
      </w:ins>
      <w:ins w:id="492" w:author="David" w:date="2020-12-04T00:14:00Z">
        <w:r w:rsidR="00D61568">
          <w:t xml:space="preserve">, </w:t>
        </w:r>
      </w:ins>
      <w:r w:rsidR="009D6C0C">
        <w:t xml:space="preserve">may be a useful </w:t>
      </w:r>
      <w:del w:id="493" w:author="David" w:date="2020-12-04T00:14:00Z">
        <w:r w:rsidR="009D6C0C" w:rsidDel="00D61568">
          <w:delText xml:space="preserve">proxy </w:delText>
        </w:r>
      </w:del>
      <w:ins w:id="494" w:author="David" w:date="2020-12-04T00:14:00Z">
        <w:r w:rsidR="00D61568">
          <w:t>metric of</w:t>
        </w:r>
      </w:ins>
      <w:del w:id="495" w:author="David" w:date="2020-12-04T00:14:00Z">
        <w:r w:rsidR="009D6C0C" w:rsidDel="00D61568">
          <w:delText>for the</w:delText>
        </w:r>
      </w:del>
      <w:ins w:id="496" w:author="David" w:date="2020-12-04T00:14:00Z">
        <w:r w:rsidR="00D61568">
          <w:t xml:space="preserve"> trial</w:t>
        </w:r>
      </w:ins>
      <w:r w:rsidR="009D6C0C">
        <w:t xml:space="preserve"> representative</w:t>
      </w:r>
      <w:r w:rsidR="00DD4EF7">
        <w:t>ness</w:t>
      </w:r>
      <w:del w:id="497" w:author="David" w:date="2020-12-04T00:14:00Z">
        <w:r w:rsidR="009D6C0C" w:rsidDel="00D61568">
          <w:delText xml:space="preserve"> of trial populations</w:delText>
        </w:r>
      </w:del>
      <w:r w:rsidR="009D6C0C">
        <w:t>.</w:t>
      </w:r>
      <w:del w:id="498" w:author="David" w:date="2020-12-04T00:13:00Z">
        <w:r w:rsidR="009D6C0C" w:rsidDel="00263291">
          <w:delText xml:space="preserve"> </w:delText>
        </w:r>
      </w:del>
      <w:del w:id="499" w:author="David" w:date="2020-12-04T00:12:00Z">
        <w:r w:rsidR="006B59F4" w:rsidDel="00793172">
          <w:delText>However</w:delText>
        </w:r>
      </w:del>
      <w:del w:id="500" w:author="David" w:date="2020-12-04T00:13:00Z">
        <w:r w:rsidR="006B59F4" w:rsidDel="00263291">
          <w:delText xml:space="preserve">, </w:delText>
        </w:r>
      </w:del>
      <w:del w:id="501" w:author="David" w:date="2020-12-04T00:12:00Z">
        <w:r w:rsidR="006B59F4" w:rsidDel="00793172">
          <w:delText xml:space="preserve">for this to be more widely applicable, </w:delText>
        </w:r>
      </w:del>
      <w:del w:id="502" w:author="David" w:date="2020-12-04T00:13:00Z">
        <w:r w:rsidR="006B59F4" w:rsidDel="00263291">
          <w:delText>consistent r</w:delText>
        </w:r>
        <w:r w:rsidR="00EA2F3F" w:rsidDel="00263291">
          <w:delText xml:space="preserve">ecording and reporting of would be </w:delText>
        </w:r>
        <w:r w:rsidR="00237BD9" w:rsidDel="00263291">
          <w:delText>necessary across trials.</w:delText>
        </w:r>
      </w:del>
      <w:r w:rsidR="00237BD9">
        <w:t xml:space="preserve"> </w:t>
      </w:r>
    </w:p>
    <w:p w14:paraId="79A52DB8" w14:textId="77777777" w:rsidR="00564AF6" w:rsidRDefault="00564AF6" w:rsidP="00081A03">
      <w:pPr>
        <w:spacing w:line="480" w:lineRule="auto"/>
      </w:pPr>
    </w:p>
    <w:p w14:paraId="021E8925" w14:textId="77777777" w:rsidR="00D6159C" w:rsidRPr="00D6159C" w:rsidRDefault="00564AF6" w:rsidP="00D6159C">
      <w:pPr>
        <w:pStyle w:val="EndNoteBibliography"/>
        <w:spacing w:after="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D6159C" w:rsidRPr="00D6159C">
        <w:t>1.</w:t>
      </w:r>
      <w:r w:rsidR="00D6159C" w:rsidRPr="00D6159C">
        <w:tab/>
        <w:t xml:space="preserve">Lloyd-Jones DM, Evans JC, Levy D. Hypertension in adults across the age spectrum: current outcomes and control in the community. </w:t>
      </w:r>
      <w:r w:rsidR="00D6159C" w:rsidRPr="00D6159C">
        <w:rPr>
          <w:i/>
        </w:rPr>
        <w:t>Jama</w:t>
      </w:r>
      <w:r w:rsidR="00D6159C" w:rsidRPr="00D6159C">
        <w:t xml:space="preserve"> 2005; </w:t>
      </w:r>
      <w:r w:rsidR="00D6159C" w:rsidRPr="00D6159C">
        <w:rPr>
          <w:b/>
        </w:rPr>
        <w:t>294</w:t>
      </w:r>
      <w:r w:rsidR="00D6159C" w:rsidRPr="00D6159C">
        <w:t>(4): 466-72.</w:t>
      </w:r>
    </w:p>
    <w:p w14:paraId="1C346BFA" w14:textId="77777777" w:rsidR="00D6159C" w:rsidRPr="00D6159C" w:rsidRDefault="00D6159C" w:rsidP="00D6159C">
      <w:pPr>
        <w:pStyle w:val="EndNoteBibliography"/>
        <w:spacing w:after="0"/>
      </w:pPr>
      <w:r w:rsidRPr="00D6159C">
        <w:t>2.</w:t>
      </w:r>
      <w:r w:rsidRPr="00D6159C">
        <w:tab/>
        <w:t xml:space="preserve">Russo G, Liguori I, Aran L, et al. Impact of SPRINT results on hypertension guidelines: implications for “frail” elderly patients. </w:t>
      </w:r>
      <w:r w:rsidRPr="00D6159C">
        <w:rPr>
          <w:i/>
        </w:rPr>
        <w:t>J Hum Hypertens</w:t>
      </w:r>
      <w:r w:rsidRPr="00D6159C">
        <w:t xml:space="preserve"> 2018; </w:t>
      </w:r>
      <w:r w:rsidRPr="00D6159C">
        <w:rPr>
          <w:b/>
        </w:rPr>
        <w:t>32</w:t>
      </w:r>
      <w:r w:rsidRPr="00D6159C">
        <w:t>(8): 633-8.</w:t>
      </w:r>
    </w:p>
    <w:p w14:paraId="3A852FB5" w14:textId="77777777" w:rsidR="00D6159C" w:rsidRPr="00D6159C" w:rsidRDefault="00D6159C" w:rsidP="00D6159C">
      <w:pPr>
        <w:pStyle w:val="EndNoteBibliography"/>
        <w:spacing w:after="0"/>
      </w:pPr>
      <w:r w:rsidRPr="00D6159C">
        <w:t>3.</w:t>
      </w:r>
      <w:r w:rsidRPr="00D6159C">
        <w:tab/>
        <w:t xml:space="preserve">Lewington S. Prospective studies collaboration. Age-specific relevance of usual blood pressure to vascular mortality: a meta-analysis of individual data for one million adults in 61 prospective studies. </w:t>
      </w:r>
      <w:r w:rsidRPr="00D6159C">
        <w:rPr>
          <w:i/>
        </w:rPr>
        <w:t>Lancet</w:t>
      </w:r>
      <w:r w:rsidRPr="00D6159C">
        <w:t xml:space="preserve"> 2002; </w:t>
      </w:r>
      <w:r w:rsidRPr="00D6159C">
        <w:rPr>
          <w:b/>
        </w:rPr>
        <w:t>360</w:t>
      </w:r>
      <w:r w:rsidRPr="00D6159C">
        <w:t>: 1903-13.</w:t>
      </w:r>
    </w:p>
    <w:p w14:paraId="5086E5F1" w14:textId="77777777" w:rsidR="00D6159C" w:rsidRPr="00D6159C" w:rsidRDefault="00D6159C" w:rsidP="00D6159C">
      <w:pPr>
        <w:pStyle w:val="EndNoteBibliography"/>
        <w:spacing w:after="0"/>
      </w:pPr>
      <w:r w:rsidRPr="00D6159C">
        <w:t>4.</w:t>
      </w:r>
      <w:r w:rsidRPr="00D6159C">
        <w:tab/>
        <w:t xml:space="preserve">Todd OM, Wilkinson C, Hale M, et al. Is the association between blood pressure and mortality in older adults different with frailty? A systematic review and meta-analysis. </w:t>
      </w:r>
      <w:r w:rsidRPr="00D6159C">
        <w:rPr>
          <w:i/>
        </w:rPr>
        <w:t>Age and Ageing</w:t>
      </w:r>
      <w:r w:rsidRPr="00D6159C">
        <w:t xml:space="preserve"> 2019; </w:t>
      </w:r>
      <w:r w:rsidRPr="00D6159C">
        <w:rPr>
          <w:b/>
        </w:rPr>
        <w:t>48</w:t>
      </w:r>
      <w:r w:rsidRPr="00D6159C">
        <w:t>(5): 627-35.</w:t>
      </w:r>
    </w:p>
    <w:p w14:paraId="6FDD2FB8" w14:textId="77777777" w:rsidR="00D6159C" w:rsidRPr="00D6159C" w:rsidRDefault="00D6159C" w:rsidP="00D6159C">
      <w:pPr>
        <w:pStyle w:val="EndNoteBibliography"/>
        <w:spacing w:after="0"/>
      </w:pPr>
      <w:r w:rsidRPr="00D6159C">
        <w:t>5.</w:t>
      </w:r>
      <w:r w:rsidRPr="00D6159C">
        <w:tab/>
        <w:t xml:space="preserve">Fortin M, Dionne J, Pinho G, Gignac J, Almirall J, Lapointe L. Randomized controlled trials: do they have external validity for patients with multiple comorbidities? </w:t>
      </w:r>
      <w:r w:rsidRPr="00D6159C">
        <w:rPr>
          <w:i/>
        </w:rPr>
        <w:t>The Annals of Family Medicine</w:t>
      </w:r>
      <w:r w:rsidRPr="00D6159C">
        <w:t xml:space="preserve"> 2006; </w:t>
      </w:r>
      <w:r w:rsidRPr="00D6159C">
        <w:rPr>
          <w:b/>
        </w:rPr>
        <w:t>4</w:t>
      </w:r>
      <w:r w:rsidRPr="00D6159C">
        <w:t>(2): 104-8.</w:t>
      </w:r>
    </w:p>
    <w:p w14:paraId="7261696E" w14:textId="77777777" w:rsidR="00D6159C" w:rsidRPr="00D6159C" w:rsidRDefault="00D6159C" w:rsidP="00D6159C">
      <w:pPr>
        <w:pStyle w:val="EndNoteBibliography"/>
        <w:spacing w:after="0"/>
      </w:pPr>
      <w:r w:rsidRPr="00D6159C">
        <w:lastRenderedPageBreak/>
        <w:t>6.</w:t>
      </w:r>
      <w:r w:rsidRPr="00D6159C">
        <w:tab/>
        <w:t xml:space="preserve">He J, Morales DR, Guthrie B. Exclusion rates in randomized controlled trials of treatments for physical conditions: a systematic review. </w:t>
      </w:r>
      <w:r w:rsidRPr="00D6159C">
        <w:rPr>
          <w:i/>
        </w:rPr>
        <w:t>Trials</w:t>
      </w:r>
      <w:r w:rsidRPr="00D6159C">
        <w:t xml:space="preserve"> 2020; </w:t>
      </w:r>
      <w:r w:rsidRPr="00D6159C">
        <w:rPr>
          <w:b/>
        </w:rPr>
        <w:t>21</w:t>
      </w:r>
      <w:r w:rsidRPr="00D6159C">
        <w:t>(1): 1-11.</w:t>
      </w:r>
    </w:p>
    <w:p w14:paraId="4B1E0216" w14:textId="77777777" w:rsidR="00D6159C" w:rsidRPr="00D6159C" w:rsidRDefault="00D6159C" w:rsidP="00D6159C">
      <w:pPr>
        <w:pStyle w:val="EndNoteBibliography"/>
        <w:spacing w:after="0"/>
      </w:pPr>
      <w:r w:rsidRPr="00D6159C">
        <w:t>7.</w:t>
      </w:r>
      <w:r w:rsidRPr="00D6159C">
        <w:tab/>
        <w:t xml:space="preserve">Ross S, Grant A, Counsell C, Gillespie W, Russell I, Prescott R. Barriers to participation in randomised controlled trials: a systematic review. </w:t>
      </w:r>
      <w:r w:rsidRPr="00D6159C">
        <w:rPr>
          <w:i/>
        </w:rPr>
        <w:t>Journal of clinical epidemiology</w:t>
      </w:r>
      <w:r w:rsidRPr="00D6159C">
        <w:t xml:space="preserve"> 1999; </w:t>
      </w:r>
      <w:r w:rsidRPr="00D6159C">
        <w:rPr>
          <w:b/>
        </w:rPr>
        <w:t>52</w:t>
      </w:r>
      <w:r w:rsidRPr="00D6159C">
        <w:t>(12): 1143-56.</w:t>
      </w:r>
    </w:p>
    <w:p w14:paraId="776EEA94" w14:textId="77777777" w:rsidR="00D6159C" w:rsidRPr="00D6159C" w:rsidRDefault="00D6159C" w:rsidP="00D6159C">
      <w:pPr>
        <w:pStyle w:val="EndNoteBibliography"/>
        <w:spacing w:after="0"/>
      </w:pPr>
      <w:r w:rsidRPr="00D6159C">
        <w:t>8.</w:t>
      </w:r>
      <w:r w:rsidRPr="00D6159C">
        <w:tab/>
        <w:t xml:space="preserve">Beckett NS, Peters R, Fletcher AE, et al. Treatment of hypertension in patients 80 years of age or older. </w:t>
      </w:r>
      <w:r w:rsidRPr="00D6159C">
        <w:rPr>
          <w:i/>
        </w:rPr>
        <w:t>New England Journal of Medicine</w:t>
      </w:r>
      <w:r w:rsidRPr="00D6159C">
        <w:t xml:space="preserve"> 2008; </w:t>
      </w:r>
      <w:r w:rsidRPr="00D6159C">
        <w:rPr>
          <w:b/>
        </w:rPr>
        <w:t>358</w:t>
      </w:r>
      <w:r w:rsidRPr="00D6159C">
        <w:t>(18): 1887-98.</w:t>
      </w:r>
    </w:p>
    <w:p w14:paraId="116A45CB" w14:textId="77777777" w:rsidR="00D6159C" w:rsidRPr="00D6159C" w:rsidRDefault="00D6159C" w:rsidP="00D6159C">
      <w:pPr>
        <w:pStyle w:val="EndNoteBibliography"/>
        <w:spacing w:after="0"/>
      </w:pPr>
      <w:r w:rsidRPr="00D6159C">
        <w:t>9.</w:t>
      </w:r>
      <w:r w:rsidRPr="00D6159C">
        <w:tab/>
        <w:t xml:space="preserve">Wright Jr JT, Whelton PK, Reboussin DM. A randomized trial of intensive versus standard blood-pressure control. </w:t>
      </w:r>
      <w:r w:rsidRPr="00D6159C">
        <w:rPr>
          <w:i/>
        </w:rPr>
        <w:t>The New England journal of medicine</w:t>
      </w:r>
      <w:r w:rsidRPr="00D6159C">
        <w:t xml:space="preserve"> 2016; </w:t>
      </w:r>
      <w:r w:rsidRPr="00D6159C">
        <w:rPr>
          <w:b/>
        </w:rPr>
        <w:t>374</w:t>
      </w:r>
      <w:r w:rsidRPr="00D6159C">
        <w:t>(23): 2294.</w:t>
      </w:r>
    </w:p>
    <w:p w14:paraId="7B5CF793" w14:textId="77777777" w:rsidR="00D6159C" w:rsidRPr="00D6159C" w:rsidRDefault="00D6159C" w:rsidP="00D6159C">
      <w:pPr>
        <w:pStyle w:val="EndNoteBibliography"/>
        <w:spacing w:after="0"/>
      </w:pPr>
      <w:r w:rsidRPr="00D6159C">
        <w:t>10.</w:t>
      </w:r>
      <w:r w:rsidRPr="00D6159C">
        <w:tab/>
        <w:t xml:space="preserve">Sheppard JP, Lown M, Burt J, et al. Generalizability of blood pressure lowering trials to older patients: cross‐sectional analysis. </w:t>
      </w:r>
      <w:r w:rsidRPr="00D6159C">
        <w:rPr>
          <w:i/>
        </w:rPr>
        <w:t>Journal of the American Geriatrics Society</w:t>
      </w:r>
      <w:r w:rsidRPr="00D6159C">
        <w:t xml:space="preserve"> 2020.</w:t>
      </w:r>
    </w:p>
    <w:p w14:paraId="051FF8F8" w14:textId="77777777" w:rsidR="00D6159C" w:rsidRPr="00D6159C" w:rsidRDefault="00D6159C" w:rsidP="00D6159C">
      <w:pPr>
        <w:pStyle w:val="EndNoteBibliography"/>
        <w:spacing w:after="0"/>
      </w:pPr>
      <w:r w:rsidRPr="00D6159C">
        <w:t>11.</w:t>
      </w:r>
      <w:r w:rsidRPr="00D6159C">
        <w:tab/>
        <w:t xml:space="preserve">Luo J, Eldredge C, Cho CC, Cisler RA. Population analysis of adverse events in different age groups using big clinical trials data. </w:t>
      </w:r>
      <w:r w:rsidRPr="00D6159C">
        <w:rPr>
          <w:i/>
        </w:rPr>
        <w:t>JMIR medical informatics</w:t>
      </w:r>
      <w:r w:rsidRPr="00D6159C">
        <w:t xml:space="preserve"> 2016; </w:t>
      </w:r>
      <w:r w:rsidRPr="00D6159C">
        <w:rPr>
          <w:b/>
        </w:rPr>
        <w:t>4</w:t>
      </w:r>
      <w:r w:rsidRPr="00D6159C">
        <w:t>(4): e30.</w:t>
      </w:r>
    </w:p>
    <w:p w14:paraId="0AFAB6D1" w14:textId="77777777" w:rsidR="00D6159C" w:rsidRPr="00D6159C" w:rsidRDefault="00D6159C" w:rsidP="00D6159C">
      <w:pPr>
        <w:pStyle w:val="EndNoteBibliography"/>
        <w:spacing w:after="0"/>
      </w:pPr>
      <w:r w:rsidRPr="00D6159C">
        <w:t>12.</w:t>
      </w:r>
      <w:r w:rsidRPr="00D6159C">
        <w:tab/>
        <w:t xml:space="preserve">Hanlon P, Hannigan L, Rodriguez-Perez J, et al. Representation of people with comorbidity and multimorbidity in clinical trials of novel drug therapies: an individual-level participant data analysis. </w:t>
      </w:r>
      <w:r w:rsidRPr="00D6159C">
        <w:rPr>
          <w:i/>
        </w:rPr>
        <w:t>BMC Med</w:t>
      </w:r>
      <w:r w:rsidRPr="00D6159C">
        <w:t xml:space="preserve"> 2019; </w:t>
      </w:r>
      <w:r w:rsidRPr="00D6159C">
        <w:rPr>
          <w:b/>
        </w:rPr>
        <w:t>17</w:t>
      </w:r>
      <w:r w:rsidRPr="00D6159C">
        <w:t>(1): 201.</w:t>
      </w:r>
    </w:p>
    <w:p w14:paraId="3914580A" w14:textId="77777777" w:rsidR="00D6159C" w:rsidRPr="00D6159C" w:rsidRDefault="00D6159C" w:rsidP="00D6159C">
      <w:pPr>
        <w:pStyle w:val="EndNoteBibliography"/>
        <w:spacing w:after="0"/>
      </w:pPr>
      <w:r w:rsidRPr="00D6159C">
        <w:t>13.</w:t>
      </w:r>
      <w:r w:rsidRPr="00D6159C">
        <w:tab/>
        <w:t xml:space="preserve">Hanlon P, Butterly E, Lewsey J, Siebert S, Mair FS, McAllister DA. Identifying frailty in trials: an analysis of individual participant data from trials of novel pharmacological interventions. </w:t>
      </w:r>
      <w:r w:rsidRPr="00D6159C">
        <w:rPr>
          <w:i/>
        </w:rPr>
        <w:t>BMC Med</w:t>
      </w:r>
      <w:r w:rsidRPr="00D6159C">
        <w:t xml:space="preserve"> 2020; </w:t>
      </w:r>
      <w:r w:rsidRPr="00D6159C">
        <w:rPr>
          <w:b/>
        </w:rPr>
        <w:t>18</w:t>
      </w:r>
      <w:r w:rsidRPr="00D6159C">
        <w:t>(1): 1-12.</w:t>
      </w:r>
    </w:p>
    <w:p w14:paraId="044A2A3B" w14:textId="77777777" w:rsidR="00D6159C" w:rsidRPr="00D6159C" w:rsidRDefault="00D6159C" w:rsidP="00D6159C">
      <w:pPr>
        <w:pStyle w:val="EndNoteBibliography"/>
        <w:spacing w:after="0"/>
      </w:pPr>
      <w:r w:rsidRPr="00D6159C">
        <w:t>14.</w:t>
      </w:r>
      <w:r w:rsidRPr="00D6159C">
        <w:tab/>
        <w:t xml:space="preserve">Van Spall HG, Toren A, Kiss A, Fowler RA. Eligibility criteria of randomized controlled trials published in high-impact general medical journals: a systematic sampling review. </w:t>
      </w:r>
      <w:r w:rsidRPr="00D6159C">
        <w:rPr>
          <w:i/>
        </w:rPr>
        <w:t>Jama</w:t>
      </w:r>
      <w:r w:rsidRPr="00D6159C">
        <w:t xml:space="preserve"> 2007; </w:t>
      </w:r>
      <w:r w:rsidRPr="00D6159C">
        <w:rPr>
          <w:b/>
        </w:rPr>
        <w:t>297</w:t>
      </w:r>
      <w:r w:rsidRPr="00D6159C">
        <w:t>(11): 1233-40.</w:t>
      </w:r>
    </w:p>
    <w:p w14:paraId="26CF4193" w14:textId="77777777" w:rsidR="00D6159C" w:rsidRPr="00D6159C" w:rsidRDefault="00D6159C" w:rsidP="00D6159C">
      <w:pPr>
        <w:pStyle w:val="EndNoteBibliography"/>
        <w:spacing w:after="0"/>
      </w:pPr>
      <w:r w:rsidRPr="00D6159C">
        <w:t>15.</w:t>
      </w:r>
      <w:r w:rsidRPr="00D6159C">
        <w:tab/>
        <w:t xml:space="preserve">Ioannidis JP, Evans SJ, Gøtzsche PC, et al. Better reporting of harms in randomized trials: an extension of the CONSORT statement. </w:t>
      </w:r>
      <w:r w:rsidRPr="00D6159C">
        <w:rPr>
          <w:i/>
        </w:rPr>
        <w:t>Annals of internal medicine</w:t>
      </w:r>
      <w:r w:rsidRPr="00D6159C">
        <w:t xml:space="preserve"> 2004; </w:t>
      </w:r>
      <w:r w:rsidRPr="00D6159C">
        <w:rPr>
          <w:b/>
        </w:rPr>
        <w:t>141</w:t>
      </w:r>
      <w:r w:rsidRPr="00D6159C">
        <w:t>(10): 781-8.</w:t>
      </w:r>
    </w:p>
    <w:p w14:paraId="1B5AC453" w14:textId="77777777" w:rsidR="00D6159C" w:rsidRPr="00D6159C" w:rsidRDefault="00D6159C" w:rsidP="00D6159C">
      <w:pPr>
        <w:pStyle w:val="EndNoteBibliography"/>
        <w:spacing w:after="0"/>
      </w:pPr>
      <w:r w:rsidRPr="00D6159C">
        <w:t>16.</w:t>
      </w:r>
      <w:r w:rsidRPr="00D6159C">
        <w:tab/>
        <w:t xml:space="preserve">Phillips R, Hazell L, Sauzet O, Cornelius V. Analysis and reporting of adverse events in randomised controlled trials: a review. </w:t>
      </w:r>
      <w:r w:rsidRPr="00D6159C">
        <w:rPr>
          <w:i/>
        </w:rPr>
        <w:t>BMJ open</w:t>
      </w:r>
      <w:r w:rsidRPr="00D6159C">
        <w:t xml:space="preserve"> 2019; </w:t>
      </w:r>
      <w:r w:rsidRPr="00D6159C">
        <w:rPr>
          <w:b/>
        </w:rPr>
        <w:t>9</w:t>
      </w:r>
      <w:r w:rsidRPr="00D6159C">
        <w:t>(2): e024537.</w:t>
      </w:r>
    </w:p>
    <w:p w14:paraId="581D8794" w14:textId="77777777" w:rsidR="00D6159C" w:rsidRPr="00D6159C" w:rsidRDefault="00D6159C" w:rsidP="00D6159C">
      <w:pPr>
        <w:pStyle w:val="EndNoteBibliography"/>
        <w:spacing w:after="0"/>
      </w:pPr>
      <w:r w:rsidRPr="00D6159C">
        <w:t>17.</w:t>
      </w:r>
      <w:r w:rsidRPr="00D6159C">
        <w:tab/>
        <w:t xml:space="preserve">Thomopoulos C, Parati G, Zanchetti A. Effects of blood-pressure-lowering treatment in hypertension: 9. Discontinuations for adverse events attributed to different classes of antihypertensive drugs meta-analyses of randomized trials. </w:t>
      </w:r>
      <w:r w:rsidRPr="00D6159C">
        <w:rPr>
          <w:i/>
        </w:rPr>
        <w:t>Journal of hypertension</w:t>
      </w:r>
      <w:r w:rsidRPr="00D6159C">
        <w:t xml:space="preserve"> 2016; </w:t>
      </w:r>
      <w:r w:rsidRPr="00D6159C">
        <w:rPr>
          <w:b/>
        </w:rPr>
        <w:t>34</w:t>
      </w:r>
      <w:r w:rsidRPr="00D6159C">
        <w:t>(10): 1921-32.</w:t>
      </w:r>
    </w:p>
    <w:p w14:paraId="50F3D42B" w14:textId="77777777" w:rsidR="00D6159C" w:rsidRPr="00D6159C" w:rsidRDefault="00D6159C" w:rsidP="00D6159C">
      <w:pPr>
        <w:pStyle w:val="EndNoteBibliography"/>
      </w:pPr>
      <w:r w:rsidRPr="00D6159C">
        <w:t>18.</w:t>
      </w:r>
      <w:r w:rsidRPr="00D6159C">
        <w:tab/>
        <w:t xml:space="preserve">Farooqi MA, Gerstein H, Yusuf S, Leong DP. Accumulation of Deficits as a Key Risk Factor for Cardiovascular Morbidity and Mortality: A Pooled Analysis of 154 000 Individuals. </w:t>
      </w:r>
      <w:r w:rsidRPr="00D6159C">
        <w:rPr>
          <w:i/>
        </w:rPr>
        <w:t>Journal of the American Heart Association</w:t>
      </w:r>
      <w:r w:rsidRPr="00D6159C">
        <w:t xml:space="preserve"> 2020; </w:t>
      </w:r>
      <w:r w:rsidRPr="00D6159C">
        <w:rPr>
          <w:b/>
        </w:rPr>
        <w:t>9</w:t>
      </w:r>
      <w:r w:rsidRPr="00D6159C">
        <w:t>(3): e014686.</w:t>
      </w:r>
    </w:p>
    <w:p w14:paraId="3C3028C9" w14:textId="6195F563" w:rsidR="008B4FEE" w:rsidRPr="003A3AB3" w:rsidRDefault="00564AF6" w:rsidP="00081A03">
      <w:pPr>
        <w:spacing w:line="480" w:lineRule="auto"/>
      </w:pPr>
      <w:r>
        <w:fldChar w:fldCharType="end"/>
      </w:r>
      <w:r w:rsidR="0021268C">
        <w:t xml:space="preserve"> </w:t>
      </w:r>
    </w:p>
    <w:sectPr w:rsidR="008B4FEE" w:rsidRPr="003A3AB3" w:rsidSect="0097570E">
      <w:footerReference w:type="default" r:id="rId15"/>
      <w:pgSz w:w="11906" w:h="16838"/>
      <w:pgMar w:top="1440" w:right="1440" w:bottom="1440" w:left="1440" w:header="708" w:footer="708" w:gutter="0"/>
      <w:lnNumType w:countBy="1" w:restart="continuous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4" w:author="Peter" w:date="2020-11-10T23:10:00Z" w:initials="PH">
    <w:p w14:paraId="025AD5F7" w14:textId="3F349227" w:rsidR="00F32293" w:rsidRDefault="00F32293">
      <w:pPr>
        <w:pStyle w:val="CommentText"/>
      </w:pPr>
      <w:r>
        <w:rPr>
          <w:rStyle w:val="CommentReference"/>
        </w:rPr>
        <w:annotationRef/>
      </w:r>
      <w:r>
        <w:t>Suggestions for a snappier title most welcome!</w:t>
      </w:r>
    </w:p>
  </w:comment>
  <w:comment w:id="16" w:author="Peter" w:date="2020-11-10T23:09:00Z" w:initials="PH">
    <w:p w14:paraId="21798110" w14:textId="02D3ADA1" w:rsidR="003A5E37" w:rsidRDefault="003A5E37">
      <w:pPr>
        <w:pStyle w:val="CommentText"/>
      </w:pPr>
      <w:r>
        <w:rPr>
          <w:rStyle w:val="CommentReference"/>
        </w:rPr>
        <w:annotationRef/>
      </w:r>
      <w:r>
        <w:t>Order to be decided… Jo either joint first or joint senior?</w:t>
      </w:r>
    </w:p>
  </w:comment>
  <w:comment w:id="17" w:author="David" w:date="2020-12-03T22:03:00Z" w:initials="DM">
    <w:p w14:paraId="0B74A8F4" w14:textId="3A2CE250" w:rsidR="004411FB" w:rsidRDefault="004411FB">
      <w:pPr>
        <w:pStyle w:val="CommentText"/>
      </w:pPr>
      <w:r>
        <w:rPr>
          <w:rStyle w:val="CommentReference"/>
        </w:rPr>
        <w:annotationRef/>
      </w:r>
      <w:r>
        <w:t xml:space="preserve">Happy </w:t>
      </w:r>
      <w:r w:rsidR="00C6460E">
        <w:t>w</w:t>
      </w:r>
      <w:r>
        <w:t>ith either</w:t>
      </w:r>
    </w:p>
  </w:comment>
  <w:comment w:id="190" w:author="Peter" w:date="2020-11-10T17:51:00Z" w:initials="PH">
    <w:p w14:paraId="1E39BC0C" w14:textId="4965A457" w:rsidR="00A5517A" w:rsidRDefault="00A5517A">
      <w:pPr>
        <w:pStyle w:val="CommentText"/>
      </w:pPr>
      <w:r>
        <w:rPr>
          <w:rStyle w:val="CommentReference"/>
        </w:rPr>
        <w:annotationRef/>
      </w:r>
      <w:r>
        <w:t>Insert flow diagram of trial inclusion here. David to confirm numbers.</w:t>
      </w:r>
    </w:p>
  </w:comment>
  <w:comment w:id="267" w:author="Peter" w:date="2020-11-10T16:02:00Z" w:initials="PH">
    <w:p w14:paraId="7F0E05B9" w14:textId="5BDC1667" w:rsidR="00EB6033" w:rsidRDefault="00EB6033">
      <w:pPr>
        <w:pStyle w:val="CommentText"/>
      </w:pPr>
      <w:r>
        <w:rPr>
          <w:rStyle w:val="CommentReference"/>
        </w:rPr>
        <w:annotationRef/>
      </w:r>
      <w:r>
        <w:t xml:space="preserve">This was the </w:t>
      </w:r>
      <w:proofErr w:type="gramStart"/>
      <w:r>
        <w:t>protocol</w:t>
      </w:r>
      <w:proofErr w:type="gramEnd"/>
      <w:r>
        <w:t xml:space="preserve"> but I can’t see all of these from the code… perhaps just missing it?</w:t>
      </w:r>
    </w:p>
  </w:comment>
  <w:comment w:id="313" w:author="Peter" w:date="2020-11-10T23:20:00Z" w:initials="PH">
    <w:p w14:paraId="18FDA816" w14:textId="77777777" w:rsidR="00EE27FF" w:rsidRDefault="00EE27FF" w:rsidP="00EE27FF">
      <w:pPr>
        <w:pStyle w:val="CommentText"/>
      </w:pPr>
      <w:r>
        <w:rPr>
          <w:rStyle w:val="CommentReference"/>
        </w:rPr>
        <w:annotationRef/>
      </w:r>
      <w:r>
        <w:t xml:space="preserve">Say more about this? Am I right that we also included uncertainty estimates around the observed SAE rate… or not in the end? </w:t>
      </w:r>
      <w:proofErr w:type="gramStart"/>
      <w:r>
        <w:t>Yes</w:t>
      </w:r>
      <w:proofErr w:type="gramEnd"/>
      <w:r>
        <w:t xml:space="preserve"> we did</w:t>
      </w:r>
    </w:p>
  </w:comment>
  <w:comment w:id="315" w:author="Peter" w:date="2020-11-10T23:17:00Z" w:initials="PH">
    <w:p w14:paraId="1132849B" w14:textId="60534065" w:rsidR="00D6159C" w:rsidRDefault="00D6159C">
      <w:pPr>
        <w:pStyle w:val="CommentText"/>
      </w:pPr>
      <w:r>
        <w:rPr>
          <w:rStyle w:val="CommentReference"/>
        </w:rPr>
        <w:annotationRef/>
      </w:r>
      <w:r>
        <w:t xml:space="preserve">True? David please edit as needed. </w:t>
      </w:r>
    </w:p>
  </w:comment>
  <w:comment w:id="316" w:author="David" w:date="2020-12-03T23:21:00Z" w:initials="DM">
    <w:p w14:paraId="61234B88" w14:textId="688004A5" w:rsidR="00472B5D" w:rsidRDefault="00472B5D">
      <w:pPr>
        <w:pStyle w:val="CommentText"/>
      </w:pPr>
      <w:r>
        <w:rPr>
          <w:rStyle w:val="CommentReference"/>
        </w:rPr>
        <w:annotationRef/>
      </w:r>
      <w:r w:rsidR="00C67156">
        <w:t>I think it is, but it is probably cleaner if we stay away from the CSDR data</w:t>
      </w:r>
    </w:p>
  </w:comment>
  <w:comment w:id="343" w:author="Peter" w:date="2020-11-10T23:20:00Z" w:initials="PH">
    <w:p w14:paraId="41B7F234" w14:textId="6501F0AB" w:rsidR="00F109D4" w:rsidRDefault="00F109D4">
      <w:pPr>
        <w:pStyle w:val="CommentText"/>
      </w:pPr>
      <w:r>
        <w:rPr>
          <w:rStyle w:val="CommentReference"/>
        </w:rPr>
        <w:annotationRef/>
      </w:r>
      <w:r>
        <w:t>Say more about this? Am I right that we also included uncertainty estimates around the observed SAE rate… or not in the end?</w:t>
      </w:r>
      <w:r w:rsidR="00B16B0E">
        <w:t xml:space="preserve"> </w:t>
      </w:r>
      <w:proofErr w:type="gramStart"/>
      <w:r w:rsidR="00B16B0E">
        <w:t>Yes</w:t>
      </w:r>
      <w:proofErr w:type="gramEnd"/>
      <w:r w:rsidR="00B16B0E">
        <w:t xml:space="preserve"> we did</w:t>
      </w:r>
    </w:p>
  </w:comment>
  <w:comment w:id="349" w:author="Peter" w:date="2020-11-10T15:49:00Z" w:initials="PH">
    <w:p w14:paraId="62B502D0" w14:textId="7F375096" w:rsidR="005C3921" w:rsidRDefault="005C3921">
      <w:pPr>
        <w:pStyle w:val="CommentText"/>
      </w:pPr>
      <w:r>
        <w:rPr>
          <w:rStyle w:val="CommentReference"/>
        </w:rPr>
        <w:annotationRef/>
      </w:r>
      <w:r>
        <w:t>Complete once flow diagram of included trials clarified</w:t>
      </w:r>
    </w:p>
  </w:comment>
  <w:comment w:id="350" w:author="Peter" w:date="2020-11-10T22:03:00Z" w:initials="PH">
    <w:p w14:paraId="3AA64D7F" w14:textId="3F544340" w:rsidR="00401972" w:rsidRDefault="00401972">
      <w:pPr>
        <w:pStyle w:val="CommentText"/>
      </w:pPr>
      <w:r>
        <w:rPr>
          <w:rStyle w:val="CommentReference"/>
        </w:rPr>
        <w:annotationRef/>
      </w:r>
      <w:r>
        <w:t xml:space="preserve">Need to check this table with you, David. The models here are from the </w:t>
      </w:r>
      <w:proofErr w:type="gramStart"/>
      <w:r>
        <w:t>protocol, but</w:t>
      </w:r>
      <w:proofErr w:type="gramEnd"/>
      <w:r>
        <w:t xml:space="preserve"> wasn’t clear to me from the scripts if/where models 3-5 had been run. </w:t>
      </w:r>
    </w:p>
  </w:comment>
  <w:comment w:id="351" w:author="David" w:date="2020-12-03T23:32:00Z" w:initials="DM">
    <w:p w14:paraId="1D03A754" w14:textId="172672A3" w:rsidR="001654B8" w:rsidRDefault="001654B8">
      <w:pPr>
        <w:pStyle w:val="CommentText"/>
      </w:pPr>
      <w:r>
        <w:rPr>
          <w:rStyle w:val="CommentReference"/>
        </w:rPr>
        <w:annotationRef/>
      </w:r>
      <w:r>
        <w:t xml:space="preserve">I was pondering over whether these were worth doing after all as they are a sort of mediator analysis AND </w:t>
      </w:r>
      <w:r w:rsidR="006E2046">
        <w:t>CODING THEM UP to allow for uncertainty in the covariate (age) might be a bit of a hassle. Happy to discuss.</w:t>
      </w:r>
      <w:r w:rsidR="00D25D74">
        <w:t xml:space="preserve"> </w:t>
      </w:r>
      <w:r w:rsidR="00100D6A">
        <w:t>The model not allowing for the fact that age is a mean is inserted</w:t>
      </w:r>
      <w:r w:rsidR="00A7279A">
        <w:t xml:space="preserve"> as model 5.</w:t>
      </w:r>
      <w:r w:rsidR="00490BB5">
        <w:t xml:space="preserve"> </w:t>
      </w:r>
      <w:r w:rsidR="00EE28B0">
        <w:t>Two</w:t>
      </w:r>
      <w:r w:rsidR="002A14FA">
        <w:t xml:space="preserve"> older people trials having missing age data</w:t>
      </w:r>
      <w:r w:rsidR="00422FAB">
        <w:t xml:space="preserve"> (none having missing sex), but the effect estimate for model 2 is the same on this restricted dataset. I think this can be roughly interpreted as conditional on age trials which set out to recruit older people </w:t>
      </w:r>
      <w:r w:rsidR="00031370">
        <w:t>have higher SAE rates.</w:t>
      </w:r>
    </w:p>
  </w:comment>
  <w:comment w:id="367" w:author="David" w:date="2020-12-03T23:47:00Z" w:initials="DM">
    <w:p w14:paraId="009BB440" w14:textId="71FB52BB" w:rsidR="007415AE" w:rsidRDefault="007415AE">
      <w:pPr>
        <w:pStyle w:val="CommentText"/>
      </w:pPr>
      <w:r>
        <w:rPr>
          <w:rStyle w:val="CommentReference"/>
        </w:rPr>
        <w:annotationRef/>
      </w:r>
      <w:r>
        <w:t xml:space="preserve">I forget, was it similar for </w:t>
      </w:r>
      <w:proofErr w:type="spellStart"/>
      <w:r>
        <w:t>eachs</w:t>
      </w:r>
      <w:proofErr w:type="spellEnd"/>
      <w:r>
        <w:t xml:space="preserve"> ex</w:t>
      </w:r>
    </w:p>
  </w:comment>
  <w:comment w:id="399" w:author="David" w:date="2020-12-03T23:55:00Z" w:initials="DM">
    <w:p w14:paraId="380C1771" w14:textId="77777777" w:rsidR="004F2AF3" w:rsidRDefault="004F2AF3" w:rsidP="004F2AF3">
      <w:pPr>
        <w:pStyle w:val="CommentText"/>
      </w:pPr>
      <w:r>
        <w:rPr>
          <w:rStyle w:val="CommentReference"/>
        </w:rPr>
        <w:annotationRef/>
      </w:r>
      <w:r>
        <w:t>NICE TSD on Bayesian evidence synthesis</w:t>
      </w:r>
    </w:p>
  </w:comment>
  <w:comment w:id="417" w:author="David" w:date="2020-12-03T23:59:00Z" w:initials="DM">
    <w:p w14:paraId="12EAFEE9" w14:textId="07EFBF6A" w:rsidR="0058676E" w:rsidRDefault="0058676E">
      <w:pPr>
        <w:pStyle w:val="CommentText"/>
      </w:pPr>
      <w:r>
        <w:rPr>
          <w:rStyle w:val="CommentReference"/>
        </w:rPr>
        <w:annotationRef/>
      </w:r>
      <w:r>
        <w:t>I agree</w:t>
      </w:r>
    </w:p>
  </w:comment>
  <w:comment w:id="438" w:author="Peter" w:date="2020-11-05T08:20:00Z" w:initials="PH">
    <w:p w14:paraId="7E5F9E9B" w14:textId="4BA9748B" w:rsidR="002C3F4F" w:rsidRDefault="002C3F4F">
      <w:pPr>
        <w:pStyle w:val="CommentText"/>
      </w:pPr>
      <w:r>
        <w:rPr>
          <w:rStyle w:val="CommentReference"/>
        </w:rPr>
        <w:annotationRef/>
      </w:r>
      <w:r>
        <w:t xml:space="preserve">Can you confirm, David? Just checking what the best defence of focussing on clinicaltrials.gov should be. </w:t>
      </w:r>
    </w:p>
  </w:comment>
  <w:comment w:id="491" w:author="David" w:date="2020-12-04T00:13:00Z" w:initials="DM">
    <w:p w14:paraId="257F3AD0" w14:textId="77777777" w:rsidR="00D61568" w:rsidRDefault="00D61568" w:rsidP="00D61568">
      <w:pPr>
        <w:pStyle w:val="CommentText"/>
      </w:pPr>
      <w:r>
        <w:rPr>
          <w:rStyle w:val="CommentReference"/>
        </w:rPr>
        <w:annotationRef/>
      </w:r>
      <w:r>
        <w:t xml:space="preserve">Your point about reporting is true, but as this is already </w:t>
      </w:r>
      <w:proofErr w:type="gramStart"/>
      <w:r>
        <w:t>absolutely necessary</w:t>
      </w:r>
      <w:proofErr w:type="gramEnd"/>
      <w:r>
        <w:t>, this might come across as a weak finish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25AD5F7" w15:done="0"/>
  <w15:commentEx w15:paraId="21798110" w15:done="0"/>
  <w15:commentEx w15:paraId="0B74A8F4" w15:paraIdParent="21798110" w15:done="0"/>
  <w15:commentEx w15:paraId="1E39BC0C" w15:done="0"/>
  <w15:commentEx w15:paraId="7F0E05B9" w15:done="0"/>
  <w15:commentEx w15:paraId="18FDA816" w15:done="0"/>
  <w15:commentEx w15:paraId="1132849B" w15:done="0"/>
  <w15:commentEx w15:paraId="61234B88" w15:paraIdParent="1132849B" w15:done="0"/>
  <w15:commentEx w15:paraId="41B7F234" w15:done="0"/>
  <w15:commentEx w15:paraId="62B502D0" w15:done="0"/>
  <w15:commentEx w15:paraId="3AA64D7F" w15:done="0"/>
  <w15:commentEx w15:paraId="1D03A754" w15:paraIdParent="3AA64D7F" w15:done="0"/>
  <w15:commentEx w15:paraId="009BB440" w15:done="0"/>
  <w15:commentEx w15:paraId="380C1771" w15:done="0"/>
  <w15:commentEx w15:paraId="12EAFEE9" w15:done="0"/>
  <w15:commentEx w15:paraId="7E5F9E9B" w15:done="0"/>
  <w15:commentEx w15:paraId="257F3AD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559C7A" w16cex:dateUtc="2020-11-10T23:10:00Z"/>
  <w16cex:commentExtensible w16cex:durableId="23559C13" w16cex:dateUtc="2020-11-10T23:09:00Z"/>
  <w16cex:commentExtensible w16cex:durableId="235551A8" w16cex:dateUtc="2020-11-10T17:51:00Z"/>
  <w16cex:commentExtensible w16cex:durableId="23553822" w16cex:dateUtc="2020-11-10T16:02:00Z"/>
  <w16cex:commentExtensible w16cex:durableId="23559DF9" w16cex:dateUtc="2020-11-10T23:17:00Z"/>
  <w16cex:commentExtensible w16cex:durableId="23559ECD" w16cex:dateUtc="2020-11-10T23:20:00Z"/>
  <w16cex:commentExtensible w16cex:durableId="2355A052" w16cex:dateUtc="2020-11-10T23:27:00Z"/>
  <w16cex:commentExtensible w16cex:durableId="235534FB" w16cex:dateUtc="2020-11-10T15:49:00Z"/>
  <w16cex:commentExtensible w16cex:durableId="23558C99" w16cex:dateUtc="2020-11-10T22:03:00Z"/>
  <w16cex:commentExtensible w16cex:durableId="234E345C" w16cex:dateUtc="2020-11-05T08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25AD5F7" w16cid:durableId="23559C7A"/>
  <w16cid:commentId w16cid:paraId="21798110" w16cid:durableId="23559C13"/>
  <w16cid:commentId w16cid:paraId="0B74A8F4" w16cid:durableId="2373DF44"/>
  <w16cid:commentId w16cid:paraId="1E39BC0C" w16cid:durableId="235551A8"/>
  <w16cid:commentId w16cid:paraId="7F0E05B9" w16cid:durableId="23553822"/>
  <w16cid:commentId w16cid:paraId="18FDA816" w16cid:durableId="2373F21A"/>
  <w16cid:commentId w16cid:paraId="1132849B" w16cid:durableId="23559DF9"/>
  <w16cid:commentId w16cid:paraId="61234B88" w16cid:durableId="2373F170"/>
  <w16cid:commentId w16cid:paraId="41B7F234" w16cid:durableId="23559ECD"/>
  <w16cid:commentId w16cid:paraId="62B502D0" w16cid:durableId="235534FB"/>
  <w16cid:commentId w16cid:paraId="3AA64D7F" w16cid:durableId="23558C99"/>
  <w16cid:commentId w16cid:paraId="1D03A754" w16cid:durableId="2373F3FD"/>
  <w16cid:commentId w16cid:paraId="009BB440" w16cid:durableId="2373F777"/>
  <w16cid:commentId w16cid:paraId="380C1771" w16cid:durableId="2373F95C"/>
  <w16cid:commentId w16cid:paraId="12EAFEE9" w16cid:durableId="2373FA5E"/>
  <w16cid:commentId w16cid:paraId="7E5F9E9B" w16cid:durableId="234E345C"/>
  <w16cid:commentId w16cid:paraId="257F3AD0" w16cid:durableId="2373FD9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F42B44" w14:textId="77777777" w:rsidR="00C173A6" w:rsidRDefault="00C173A6" w:rsidP="006048F1">
      <w:pPr>
        <w:spacing w:after="0" w:line="240" w:lineRule="auto"/>
      </w:pPr>
      <w:r>
        <w:separator/>
      </w:r>
    </w:p>
  </w:endnote>
  <w:endnote w:type="continuationSeparator" w:id="0">
    <w:p w14:paraId="1FE99A3B" w14:textId="77777777" w:rsidR="00C173A6" w:rsidRDefault="00C173A6" w:rsidP="006048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536250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B1E508" w14:textId="5DC68EAD" w:rsidR="002C3F4F" w:rsidRDefault="002C3F4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07965E" w14:textId="77777777" w:rsidR="002C3F4F" w:rsidRDefault="002C3F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AFF229" w14:textId="77777777" w:rsidR="00C173A6" w:rsidRDefault="00C173A6" w:rsidP="006048F1">
      <w:pPr>
        <w:spacing w:after="0" w:line="240" w:lineRule="auto"/>
      </w:pPr>
      <w:r>
        <w:separator/>
      </w:r>
    </w:p>
  </w:footnote>
  <w:footnote w:type="continuationSeparator" w:id="0">
    <w:p w14:paraId="7B02357D" w14:textId="77777777" w:rsidR="00C173A6" w:rsidRDefault="00C173A6" w:rsidP="006048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06F04"/>
    <w:multiLevelType w:val="hybridMultilevel"/>
    <w:tmpl w:val="AB428706"/>
    <w:lvl w:ilvl="0" w:tplc="DD0CB6B4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403B6A23"/>
    <w:multiLevelType w:val="hybridMultilevel"/>
    <w:tmpl w:val="C95698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2102FB"/>
    <w:multiLevelType w:val="hybridMultilevel"/>
    <w:tmpl w:val="720A4A0C"/>
    <w:lvl w:ilvl="0" w:tplc="F33CD96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6362CF"/>
    <w:multiLevelType w:val="hybridMultilevel"/>
    <w:tmpl w:val="90FA38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6C0541"/>
    <w:multiLevelType w:val="hybridMultilevel"/>
    <w:tmpl w:val="B8D694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DB50F7"/>
    <w:multiLevelType w:val="hybridMultilevel"/>
    <w:tmpl w:val="C95698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vid">
    <w15:presenceInfo w15:providerId="None" w15:userId="David"/>
  </w15:person>
  <w15:person w15:author="Peter">
    <w15:presenceInfo w15:providerId="None" w15:userId="Pet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Lancet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vtxd99fop2vtleaeayxprr6ee50v9rt5fzw&quot;&gt;Master_library&lt;record-ids&gt;&lt;item&gt;4966&lt;/item&gt;&lt;item&gt;4967&lt;/item&gt;&lt;item&gt;4996&lt;/item&gt;&lt;item&gt;5236&lt;/item&gt;&lt;item&gt;41934&lt;/item&gt;&lt;item&gt;41935&lt;/item&gt;&lt;item&gt;41946&lt;/item&gt;&lt;item&gt;41947&lt;/item&gt;&lt;item&gt;41948&lt;/item&gt;&lt;item&gt;41949&lt;/item&gt;&lt;item&gt;41950&lt;/item&gt;&lt;item&gt;41951&lt;/item&gt;&lt;item&gt;41952&lt;/item&gt;&lt;item&gt;41953&lt;/item&gt;&lt;item&gt;41954&lt;/item&gt;&lt;item&gt;41955&lt;/item&gt;&lt;item&gt;41956&lt;/item&gt;&lt;item&gt;41957&lt;/item&gt;&lt;/record-ids&gt;&lt;/item&gt;&lt;/Libraries&gt;"/>
  </w:docVars>
  <w:rsids>
    <w:rsidRoot w:val="00464C56"/>
    <w:rsid w:val="000069CE"/>
    <w:rsid w:val="00007B4B"/>
    <w:rsid w:val="000139E5"/>
    <w:rsid w:val="00013A19"/>
    <w:rsid w:val="00015DD3"/>
    <w:rsid w:val="0001662A"/>
    <w:rsid w:val="000231C2"/>
    <w:rsid w:val="00024488"/>
    <w:rsid w:val="00025A82"/>
    <w:rsid w:val="00025B02"/>
    <w:rsid w:val="00026A2C"/>
    <w:rsid w:val="00031370"/>
    <w:rsid w:val="00033C41"/>
    <w:rsid w:val="00034861"/>
    <w:rsid w:val="00035ADA"/>
    <w:rsid w:val="0003768F"/>
    <w:rsid w:val="00050463"/>
    <w:rsid w:val="00052A56"/>
    <w:rsid w:val="00063631"/>
    <w:rsid w:val="000638B8"/>
    <w:rsid w:val="00073073"/>
    <w:rsid w:val="00081A03"/>
    <w:rsid w:val="000846D0"/>
    <w:rsid w:val="00085729"/>
    <w:rsid w:val="00085832"/>
    <w:rsid w:val="00092ABC"/>
    <w:rsid w:val="00095DBF"/>
    <w:rsid w:val="000965EB"/>
    <w:rsid w:val="000A1D3C"/>
    <w:rsid w:val="000A3AAB"/>
    <w:rsid w:val="000A3C40"/>
    <w:rsid w:val="000A418C"/>
    <w:rsid w:val="000B01CE"/>
    <w:rsid w:val="000B2E5F"/>
    <w:rsid w:val="000B3290"/>
    <w:rsid w:val="000C3403"/>
    <w:rsid w:val="000C6C0E"/>
    <w:rsid w:val="000D5E4B"/>
    <w:rsid w:val="000D7672"/>
    <w:rsid w:val="000E17D4"/>
    <w:rsid w:val="000E2643"/>
    <w:rsid w:val="000E31B0"/>
    <w:rsid w:val="000E7EFE"/>
    <w:rsid w:val="000F1EB5"/>
    <w:rsid w:val="000F3FAF"/>
    <w:rsid w:val="0010052F"/>
    <w:rsid w:val="00100D6A"/>
    <w:rsid w:val="001044F9"/>
    <w:rsid w:val="00104AC5"/>
    <w:rsid w:val="001166F4"/>
    <w:rsid w:val="00123B2A"/>
    <w:rsid w:val="00132E08"/>
    <w:rsid w:val="00133CFD"/>
    <w:rsid w:val="00134D61"/>
    <w:rsid w:val="001425A5"/>
    <w:rsid w:val="00143D24"/>
    <w:rsid w:val="00146A2D"/>
    <w:rsid w:val="001477DF"/>
    <w:rsid w:val="001529AC"/>
    <w:rsid w:val="00155232"/>
    <w:rsid w:val="00162489"/>
    <w:rsid w:val="0016369E"/>
    <w:rsid w:val="001654B8"/>
    <w:rsid w:val="001670BC"/>
    <w:rsid w:val="00167AA5"/>
    <w:rsid w:val="001724C3"/>
    <w:rsid w:val="00176973"/>
    <w:rsid w:val="001804A8"/>
    <w:rsid w:val="0018130D"/>
    <w:rsid w:val="00181529"/>
    <w:rsid w:val="00185E8F"/>
    <w:rsid w:val="00186DAB"/>
    <w:rsid w:val="00195C07"/>
    <w:rsid w:val="001B08A2"/>
    <w:rsid w:val="001B4858"/>
    <w:rsid w:val="001B764F"/>
    <w:rsid w:val="001C2725"/>
    <w:rsid w:val="001C5B8D"/>
    <w:rsid w:val="001C7A11"/>
    <w:rsid w:val="001D6470"/>
    <w:rsid w:val="001D73BB"/>
    <w:rsid w:val="001E4EA8"/>
    <w:rsid w:val="001E6B4B"/>
    <w:rsid w:val="001E7D2A"/>
    <w:rsid w:val="001F1DC3"/>
    <w:rsid w:val="001F66B8"/>
    <w:rsid w:val="002047A1"/>
    <w:rsid w:val="00206974"/>
    <w:rsid w:val="0021268C"/>
    <w:rsid w:val="00214D9C"/>
    <w:rsid w:val="00224DA0"/>
    <w:rsid w:val="00227E85"/>
    <w:rsid w:val="00233FDF"/>
    <w:rsid w:val="00237BD9"/>
    <w:rsid w:val="00241992"/>
    <w:rsid w:val="00243848"/>
    <w:rsid w:val="00256A97"/>
    <w:rsid w:val="00263291"/>
    <w:rsid w:val="00266342"/>
    <w:rsid w:val="00266708"/>
    <w:rsid w:val="00266911"/>
    <w:rsid w:val="002712BE"/>
    <w:rsid w:val="00271459"/>
    <w:rsid w:val="002722C4"/>
    <w:rsid w:val="0027467E"/>
    <w:rsid w:val="00280504"/>
    <w:rsid w:val="002918BF"/>
    <w:rsid w:val="00292EE1"/>
    <w:rsid w:val="002934D7"/>
    <w:rsid w:val="00296F9A"/>
    <w:rsid w:val="00297FD0"/>
    <w:rsid w:val="002A14FA"/>
    <w:rsid w:val="002A6D08"/>
    <w:rsid w:val="002B21CA"/>
    <w:rsid w:val="002B6341"/>
    <w:rsid w:val="002B6B13"/>
    <w:rsid w:val="002C0EBC"/>
    <w:rsid w:val="002C3F4F"/>
    <w:rsid w:val="002C47B0"/>
    <w:rsid w:val="002C7730"/>
    <w:rsid w:val="002D0C8E"/>
    <w:rsid w:val="002D16ED"/>
    <w:rsid w:val="002E1743"/>
    <w:rsid w:val="002E30E7"/>
    <w:rsid w:val="002E31C6"/>
    <w:rsid w:val="002E41A6"/>
    <w:rsid w:val="002E46EB"/>
    <w:rsid w:val="002E68A4"/>
    <w:rsid w:val="002F13BC"/>
    <w:rsid w:val="002F1BDF"/>
    <w:rsid w:val="002F2EC7"/>
    <w:rsid w:val="002F41A8"/>
    <w:rsid w:val="002F437C"/>
    <w:rsid w:val="0030068D"/>
    <w:rsid w:val="00304888"/>
    <w:rsid w:val="00311DC4"/>
    <w:rsid w:val="0031703F"/>
    <w:rsid w:val="00321AAA"/>
    <w:rsid w:val="00335E2E"/>
    <w:rsid w:val="0034063A"/>
    <w:rsid w:val="00341432"/>
    <w:rsid w:val="003460B8"/>
    <w:rsid w:val="0034759D"/>
    <w:rsid w:val="003506FE"/>
    <w:rsid w:val="003542B6"/>
    <w:rsid w:val="00357D8B"/>
    <w:rsid w:val="00363287"/>
    <w:rsid w:val="00363381"/>
    <w:rsid w:val="0037045A"/>
    <w:rsid w:val="003716F5"/>
    <w:rsid w:val="00371E96"/>
    <w:rsid w:val="00377E33"/>
    <w:rsid w:val="0038485E"/>
    <w:rsid w:val="003853A1"/>
    <w:rsid w:val="0039257C"/>
    <w:rsid w:val="003A0A60"/>
    <w:rsid w:val="003A3AB3"/>
    <w:rsid w:val="003A5E37"/>
    <w:rsid w:val="003B1C05"/>
    <w:rsid w:val="003B2347"/>
    <w:rsid w:val="003B3F09"/>
    <w:rsid w:val="003B4B08"/>
    <w:rsid w:val="003C27DF"/>
    <w:rsid w:val="003C4883"/>
    <w:rsid w:val="003C589A"/>
    <w:rsid w:val="003C6B3C"/>
    <w:rsid w:val="003D6233"/>
    <w:rsid w:val="003E2835"/>
    <w:rsid w:val="003E4AE2"/>
    <w:rsid w:val="003E56AE"/>
    <w:rsid w:val="003E63D9"/>
    <w:rsid w:val="003F6333"/>
    <w:rsid w:val="00401972"/>
    <w:rsid w:val="00403F5A"/>
    <w:rsid w:val="0040453A"/>
    <w:rsid w:val="00404C11"/>
    <w:rsid w:val="00404F75"/>
    <w:rsid w:val="0040777E"/>
    <w:rsid w:val="004102AF"/>
    <w:rsid w:val="0041339B"/>
    <w:rsid w:val="00420629"/>
    <w:rsid w:val="00422FAB"/>
    <w:rsid w:val="00425229"/>
    <w:rsid w:val="004257B5"/>
    <w:rsid w:val="00430E83"/>
    <w:rsid w:val="00432B0E"/>
    <w:rsid w:val="004343EE"/>
    <w:rsid w:val="00435DE8"/>
    <w:rsid w:val="00437E9D"/>
    <w:rsid w:val="00440E54"/>
    <w:rsid w:val="004411FB"/>
    <w:rsid w:val="004431C3"/>
    <w:rsid w:val="00445446"/>
    <w:rsid w:val="0044628E"/>
    <w:rsid w:val="00453A46"/>
    <w:rsid w:val="00460356"/>
    <w:rsid w:val="004603B4"/>
    <w:rsid w:val="00460FE4"/>
    <w:rsid w:val="00461830"/>
    <w:rsid w:val="00464931"/>
    <w:rsid w:val="00464C56"/>
    <w:rsid w:val="00465597"/>
    <w:rsid w:val="00465EA1"/>
    <w:rsid w:val="0046622E"/>
    <w:rsid w:val="004675C4"/>
    <w:rsid w:val="0046782A"/>
    <w:rsid w:val="00471606"/>
    <w:rsid w:val="00472B5D"/>
    <w:rsid w:val="00472EAE"/>
    <w:rsid w:val="00473200"/>
    <w:rsid w:val="00474352"/>
    <w:rsid w:val="004806A2"/>
    <w:rsid w:val="00480D16"/>
    <w:rsid w:val="004823A3"/>
    <w:rsid w:val="0048786B"/>
    <w:rsid w:val="00490BB5"/>
    <w:rsid w:val="004939B7"/>
    <w:rsid w:val="00494A2B"/>
    <w:rsid w:val="00497D1B"/>
    <w:rsid w:val="004A63A0"/>
    <w:rsid w:val="004B085F"/>
    <w:rsid w:val="004B0ABA"/>
    <w:rsid w:val="004B614A"/>
    <w:rsid w:val="004B75D9"/>
    <w:rsid w:val="004C39E9"/>
    <w:rsid w:val="004C5415"/>
    <w:rsid w:val="004C5838"/>
    <w:rsid w:val="004C5A7B"/>
    <w:rsid w:val="004D118A"/>
    <w:rsid w:val="004D7385"/>
    <w:rsid w:val="004D77B7"/>
    <w:rsid w:val="004E41AC"/>
    <w:rsid w:val="004E5FD7"/>
    <w:rsid w:val="004F2AF3"/>
    <w:rsid w:val="004F53CF"/>
    <w:rsid w:val="004F7D2C"/>
    <w:rsid w:val="00500FBE"/>
    <w:rsid w:val="005118EA"/>
    <w:rsid w:val="0051516B"/>
    <w:rsid w:val="00517013"/>
    <w:rsid w:val="00521CB5"/>
    <w:rsid w:val="00525D6E"/>
    <w:rsid w:val="00526FB8"/>
    <w:rsid w:val="005311F3"/>
    <w:rsid w:val="00531D18"/>
    <w:rsid w:val="00533775"/>
    <w:rsid w:val="00550DCF"/>
    <w:rsid w:val="00554CD9"/>
    <w:rsid w:val="00556C52"/>
    <w:rsid w:val="00557447"/>
    <w:rsid w:val="005631A4"/>
    <w:rsid w:val="00564AF6"/>
    <w:rsid w:val="0057054C"/>
    <w:rsid w:val="005765CE"/>
    <w:rsid w:val="0058103B"/>
    <w:rsid w:val="0058676E"/>
    <w:rsid w:val="005918E9"/>
    <w:rsid w:val="00592A0E"/>
    <w:rsid w:val="005931F0"/>
    <w:rsid w:val="005A0252"/>
    <w:rsid w:val="005A14D2"/>
    <w:rsid w:val="005A275F"/>
    <w:rsid w:val="005A4A63"/>
    <w:rsid w:val="005B2752"/>
    <w:rsid w:val="005B390A"/>
    <w:rsid w:val="005B4280"/>
    <w:rsid w:val="005B6488"/>
    <w:rsid w:val="005B6F4A"/>
    <w:rsid w:val="005C0B8B"/>
    <w:rsid w:val="005C0C85"/>
    <w:rsid w:val="005C1D23"/>
    <w:rsid w:val="005C2784"/>
    <w:rsid w:val="005C3921"/>
    <w:rsid w:val="005C4976"/>
    <w:rsid w:val="005C4C79"/>
    <w:rsid w:val="005C63BE"/>
    <w:rsid w:val="005C7DA9"/>
    <w:rsid w:val="005D0EE3"/>
    <w:rsid w:val="005D2C67"/>
    <w:rsid w:val="005D3C04"/>
    <w:rsid w:val="005D48FF"/>
    <w:rsid w:val="005D4F52"/>
    <w:rsid w:val="005E14CA"/>
    <w:rsid w:val="005E1725"/>
    <w:rsid w:val="005E29BB"/>
    <w:rsid w:val="005E38C9"/>
    <w:rsid w:val="005E5BEB"/>
    <w:rsid w:val="005F5862"/>
    <w:rsid w:val="005F6E54"/>
    <w:rsid w:val="005F74CC"/>
    <w:rsid w:val="006016BE"/>
    <w:rsid w:val="0060241B"/>
    <w:rsid w:val="00603413"/>
    <w:rsid w:val="006037BF"/>
    <w:rsid w:val="00604312"/>
    <w:rsid w:val="006048F1"/>
    <w:rsid w:val="006049A1"/>
    <w:rsid w:val="00604B0A"/>
    <w:rsid w:val="00606184"/>
    <w:rsid w:val="006118D3"/>
    <w:rsid w:val="00616002"/>
    <w:rsid w:val="00617E51"/>
    <w:rsid w:val="0062256C"/>
    <w:rsid w:val="0062446E"/>
    <w:rsid w:val="0062730B"/>
    <w:rsid w:val="00637022"/>
    <w:rsid w:val="00657377"/>
    <w:rsid w:val="006620FC"/>
    <w:rsid w:val="00663136"/>
    <w:rsid w:val="00663D1E"/>
    <w:rsid w:val="006676B0"/>
    <w:rsid w:val="00670937"/>
    <w:rsid w:val="00677B6F"/>
    <w:rsid w:val="00690802"/>
    <w:rsid w:val="006A0319"/>
    <w:rsid w:val="006A2972"/>
    <w:rsid w:val="006A3099"/>
    <w:rsid w:val="006B0681"/>
    <w:rsid w:val="006B0788"/>
    <w:rsid w:val="006B3D45"/>
    <w:rsid w:val="006B3D5B"/>
    <w:rsid w:val="006B51E4"/>
    <w:rsid w:val="006B59F4"/>
    <w:rsid w:val="006C37B0"/>
    <w:rsid w:val="006C78AD"/>
    <w:rsid w:val="006D4272"/>
    <w:rsid w:val="006E2046"/>
    <w:rsid w:val="006E3734"/>
    <w:rsid w:val="006E3B3B"/>
    <w:rsid w:val="006E4BAE"/>
    <w:rsid w:val="006F5E8A"/>
    <w:rsid w:val="00701924"/>
    <w:rsid w:val="007043A2"/>
    <w:rsid w:val="00705105"/>
    <w:rsid w:val="007109CB"/>
    <w:rsid w:val="00714415"/>
    <w:rsid w:val="00714D44"/>
    <w:rsid w:val="007172C4"/>
    <w:rsid w:val="00717DED"/>
    <w:rsid w:val="00727A50"/>
    <w:rsid w:val="007301E3"/>
    <w:rsid w:val="0073204A"/>
    <w:rsid w:val="007333F0"/>
    <w:rsid w:val="00736267"/>
    <w:rsid w:val="007415AE"/>
    <w:rsid w:val="00742D2D"/>
    <w:rsid w:val="007449D9"/>
    <w:rsid w:val="00761CCC"/>
    <w:rsid w:val="007653E0"/>
    <w:rsid w:val="007751EE"/>
    <w:rsid w:val="00782666"/>
    <w:rsid w:val="00784FEA"/>
    <w:rsid w:val="0079161F"/>
    <w:rsid w:val="00793172"/>
    <w:rsid w:val="007960E8"/>
    <w:rsid w:val="007A060B"/>
    <w:rsid w:val="007A146F"/>
    <w:rsid w:val="007B1FE4"/>
    <w:rsid w:val="007B2B7F"/>
    <w:rsid w:val="007C0EE2"/>
    <w:rsid w:val="007C3571"/>
    <w:rsid w:val="007C4556"/>
    <w:rsid w:val="007D0B39"/>
    <w:rsid w:val="007D3E88"/>
    <w:rsid w:val="007D76D4"/>
    <w:rsid w:val="007E0363"/>
    <w:rsid w:val="007E0AD3"/>
    <w:rsid w:val="007E535A"/>
    <w:rsid w:val="0082696C"/>
    <w:rsid w:val="00826CBC"/>
    <w:rsid w:val="008272CC"/>
    <w:rsid w:val="00835ED5"/>
    <w:rsid w:val="008361D8"/>
    <w:rsid w:val="008419F9"/>
    <w:rsid w:val="00843B39"/>
    <w:rsid w:val="008440D8"/>
    <w:rsid w:val="00854DCE"/>
    <w:rsid w:val="008556B3"/>
    <w:rsid w:val="00856868"/>
    <w:rsid w:val="008626A0"/>
    <w:rsid w:val="00864618"/>
    <w:rsid w:val="00866E27"/>
    <w:rsid w:val="00867216"/>
    <w:rsid w:val="008703D5"/>
    <w:rsid w:val="00873840"/>
    <w:rsid w:val="008741A8"/>
    <w:rsid w:val="008750AD"/>
    <w:rsid w:val="008768B2"/>
    <w:rsid w:val="00876CED"/>
    <w:rsid w:val="008773C9"/>
    <w:rsid w:val="00881A83"/>
    <w:rsid w:val="00882CAA"/>
    <w:rsid w:val="008920F6"/>
    <w:rsid w:val="00893619"/>
    <w:rsid w:val="008A15A0"/>
    <w:rsid w:val="008A78EF"/>
    <w:rsid w:val="008B34F6"/>
    <w:rsid w:val="008B4FEE"/>
    <w:rsid w:val="008B734B"/>
    <w:rsid w:val="008C09D7"/>
    <w:rsid w:val="008C241A"/>
    <w:rsid w:val="008C3E52"/>
    <w:rsid w:val="008D1895"/>
    <w:rsid w:val="008D2618"/>
    <w:rsid w:val="008E27D3"/>
    <w:rsid w:val="008E2BB7"/>
    <w:rsid w:val="008E3439"/>
    <w:rsid w:val="008E4881"/>
    <w:rsid w:val="008E5754"/>
    <w:rsid w:val="008E78ED"/>
    <w:rsid w:val="008F2F6A"/>
    <w:rsid w:val="008F4EAD"/>
    <w:rsid w:val="008F6CAC"/>
    <w:rsid w:val="009000E1"/>
    <w:rsid w:val="00901032"/>
    <w:rsid w:val="00906CE1"/>
    <w:rsid w:val="009071B9"/>
    <w:rsid w:val="0090766E"/>
    <w:rsid w:val="00915B2D"/>
    <w:rsid w:val="00917DD4"/>
    <w:rsid w:val="009224D4"/>
    <w:rsid w:val="00926E7A"/>
    <w:rsid w:val="00937FB7"/>
    <w:rsid w:val="00951023"/>
    <w:rsid w:val="0095587C"/>
    <w:rsid w:val="00960FEA"/>
    <w:rsid w:val="00961C95"/>
    <w:rsid w:val="009633FC"/>
    <w:rsid w:val="00973790"/>
    <w:rsid w:val="0097465D"/>
    <w:rsid w:val="0097570E"/>
    <w:rsid w:val="009821EB"/>
    <w:rsid w:val="009847E5"/>
    <w:rsid w:val="00985A22"/>
    <w:rsid w:val="009908D0"/>
    <w:rsid w:val="00992388"/>
    <w:rsid w:val="00992849"/>
    <w:rsid w:val="00997292"/>
    <w:rsid w:val="009A2948"/>
    <w:rsid w:val="009A5F60"/>
    <w:rsid w:val="009A645E"/>
    <w:rsid w:val="009C4E23"/>
    <w:rsid w:val="009C727B"/>
    <w:rsid w:val="009D0671"/>
    <w:rsid w:val="009D0E7A"/>
    <w:rsid w:val="009D233C"/>
    <w:rsid w:val="009D6C0C"/>
    <w:rsid w:val="009E0EE3"/>
    <w:rsid w:val="009E25A9"/>
    <w:rsid w:val="009E2C37"/>
    <w:rsid w:val="009E4308"/>
    <w:rsid w:val="009E47F0"/>
    <w:rsid w:val="009F1B74"/>
    <w:rsid w:val="009F4E9A"/>
    <w:rsid w:val="009F62FC"/>
    <w:rsid w:val="009F69A7"/>
    <w:rsid w:val="009F71DF"/>
    <w:rsid w:val="00A01A5D"/>
    <w:rsid w:val="00A0329E"/>
    <w:rsid w:val="00A03A47"/>
    <w:rsid w:val="00A101B4"/>
    <w:rsid w:val="00A11EBB"/>
    <w:rsid w:val="00A15149"/>
    <w:rsid w:val="00A265A2"/>
    <w:rsid w:val="00A31C82"/>
    <w:rsid w:val="00A40915"/>
    <w:rsid w:val="00A41298"/>
    <w:rsid w:val="00A41F56"/>
    <w:rsid w:val="00A43699"/>
    <w:rsid w:val="00A43CFA"/>
    <w:rsid w:val="00A44AF3"/>
    <w:rsid w:val="00A52C2E"/>
    <w:rsid w:val="00A54115"/>
    <w:rsid w:val="00A5517A"/>
    <w:rsid w:val="00A609A3"/>
    <w:rsid w:val="00A61238"/>
    <w:rsid w:val="00A6345C"/>
    <w:rsid w:val="00A64B10"/>
    <w:rsid w:val="00A664D1"/>
    <w:rsid w:val="00A7155C"/>
    <w:rsid w:val="00A7279A"/>
    <w:rsid w:val="00A83BCE"/>
    <w:rsid w:val="00AB03DF"/>
    <w:rsid w:val="00AB4347"/>
    <w:rsid w:val="00AC015D"/>
    <w:rsid w:val="00AC69D5"/>
    <w:rsid w:val="00AD21F4"/>
    <w:rsid w:val="00AD2F36"/>
    <w:rsid w:val="00AD4027"/>
    <w:rsid w:val="00AD49E6"/>
    <w:rsid w:val="00AD7AD9"/>
    <w:rsid w:val="00AE377E"/>
    <w:rsid w:val="00AF4476"/>
    <w:rsid w:val="00B00D41"/>
    <w:rsid w:val="00B07662"/>
    <w:rsid w:val="00B154E8"/>
    <w:rsid w:val="00B16B0E"/>
    <w:rsid w:val="00B236D1"/>
    <w:rsid w:val="00B26D03"/>
    <w:rsid w:val="00B27971"/>
    <w:rsid w:val="00B27BE4"/>
    <w:rsid w:val="00B429A1"/>
    <w:rsid w:val="00B42BEF"/>
    <w:rsid w:val="00B42E78"/>
    <w:rsid w:val="00B44ADF"/>
    <w:rsid w:val="00B56BF1"/>
    <w:rsid w:val="00B82066"/>
    <w:rsid w:val="00B83F62"/>
    <w:rsid w:val="00B9430F"/>
    <w:rsid w:val="00B96120"/>
    <w:rsid w:val="00BA0AC4"/>
    <w:rsid w:val="00BA3889"/>
    <w:rsid w:val="00BB1A54"/>
    <w:rsid w:val="00BB1D4B"/>
    <w:rsid w:val="00BB3DA4"/>
    <w:rsid w:val="00BB4532"/>
    <w:rsid w:val="00BB5420"/>
    <w:rsid w:val="00BC2FDC"/>
    <w:rsid w:val="00BD09EB"/>
    <w:rsid w:val="00BD1D6E"/>
    <w:rsid w:val="00BD34C4"/>
    <w:rsid w:val="00BE05C2"/>
    <w:rsid w:val="00BE4D0D"/>
    <w:rsid w:val="00BF3B05"/>
    <w:rsid w:val="00BF3E12"/>
    <w:rsid w:val="00BF6EAF"/>
    <w:rsid w:val="00C03F73"/>
    <w:rsid w:val="00C05C84"/>
    <w:rsid w:val="00C10726"/>
    <w:rsid w:val="00C113B7"/>
    <w:rsid w:val="00C173A6"/>
    <w:rsid w:val="00C17C79"/>
    <w:rsid w:val="00C20991"/>
    <w:rsid w:val="00C301BB"/>
    <w:rsid w:val="00C3376E"/>
    <w:rsid w:val="00C40F73"/>
    <w:rsid w:val="00C423A1"/>
    <w:rsid w:val="00C42FB8"/>
    <w:rsid w:val="00C476F6"/>
    <w:rsid w:val="00C53BB2"/>
    <w:rsid w:val="00C56F3C"/>
    <w:rsid w:val="00C60972"/>
    <w:rsid w:val="00C64120"/>
    <w:rsid w:val="00C6460E"/>
    <w:rsid w:val="00C64834"/>
    <w:rsid w:val="00C66F5B"/>
    <w:rsid w:val="00C67156"/>
    <w:rsid w:val="00C71BA3"/>
    <w:rsid w:val="00C71F04"/>
    <w:rsid w:val="00C72BE5"/>
    <w:rsid w:val="00C76E70"/>
    <w:rsid w:val="00C77494"/>
    <w:rsid w:val="00C80953"/>
    <w:rsid w:val="00C860F4"/>
    <w:rsid w:val="00C8667B"/>
    <w:rsid w:val="00C92371"/>
    <w:rsid w:val="00C93CCC"/>
    <w:rsid w:val="00C95D4D"/>
    <w:rsid w:val="00C9684E"/>
    <w:rsid w:val="00C96DF4"/>
    <w:rsid w:val="00CA2718"/>
    <w:rsid w:val="00CB038D"/>
    <w:rsid w:val="00CB0951"/>
    <w:rsid w:val="00CB56B0"/>
    <w:rsid w:val="00CB59CD"/>
    <w:rsid w:val="00CB59E5"/>
    <w:rsid w:val="00CB7CA6"/>
    <w:rsid w:val="00CC0D63"/>
    <w:rsid w:val="00CC2130"/>
    <w:rsid w:val="00CC3346"/>
    <w:rsid w:val="00CD0C07"/>
    <w:rsid w:val="00CD3ACD"/>
    <w:rsid w:val="00CE2FEC"/>
    <w:rsid w:val="00CE667A"/>
    <w:rsid w:val="00CF0F0A"/>
    <w:rsid w:val="00CF1F5E"/>
    <w:rsid w:val="00CF66E7"/>
    <w:rsid w:val="00CF6EF3"/>
    <w:rsid w:val="00CF7DB7"/>
    <w:rsid w:val="00D02BCA"/>
    <w:rsid w:val="00D033A6"/>
    <w:rsid w:val="00D0345F"/>
    <w:rsid w:val="00D04436"/>
    <w:rsid w:val="00D07306"/>
    <w:rsid w:val="00D117BD"/>
    <w:rsid w:val="00D15A6A"/>
    <w:rsid w:val="00D160B9"/>
    <w:rsid w:val="00D25D74"/>
    <w:rsid w:val="00D26CE4"/>
    <w:rsid w:val="00D30AEA"/>
    <w:rsid w:val="00D31AE4"/>
    <w:rsid w:val="00D37627"/>
    <w:rsid w:val="00D43B0E"/>
    <w:rsid w:val="00D51C8C"/>
    <w:rsid w:val="00D55F6C"/>
    <w:rsid w:val="00D60762"/>
    <w:rsid w:val="00D612F9"/>
    <w:rsid w:val="00D61568"/>
    <w:rsid w:val="00D6159C"/>
    <w:rsid w:val="00D64B41"/>
    <w:rsid w:val="00D71B48"/>
    <w:rsid w:val="00D753F1"/>
    <w:rsid w:val="00D772AE"/>
    <w:rsid w:val="00D80061"/>
    <w:rsid w:val="00D812E7"/>
    <w:rsid w:val="00D8169F"/>
    <w:rsid w:val="00D91467"/>
    <w:rsid w:val="00D92813"/>
    <w:rsid w:val="00D933E0"/>
    <w:rsid w:val="00D95181"/>
    <w:rsid w:val="00D951FF"/>
    <w:rsid w:val="00DA1A65"/>
    <w:rsid w:val="00DA4623"/>
    <w:rsid w:val="00DA557B"/>
    <w:rsid w:val="00DA78C6"/>
    <w:rsid w:val="00DB31C0"/>
    <w:rsid w:val="00DB69A1"/>
    <w:rsid w:val="00DC197C"/>
    <w:rsid w:val="00DC2A28"/>
    <w:rsid w:val="00DC5AAC"/>
    <w:rsid w:val="00DD0667"/>
    <w:rsid w:val="00DD4EF7"/>
    <w:rsid w:val="00DD507E"/>
    <w:rsid w:val="00DD5DBF"/>
    <w:rsid w:val="00DE2B99"/>
    <w:rsid w:val="00DE6A7E"/>
    <w:rsid w:val="00DF0D08"/>
    <w:rsid w:val="00E06A7B"/>
    <w:rsid w:val="00E147AE"/>
    <w:rsid w:val="00E171AA"/>
    <w:rsid w:val="00E203BD"/>
    <w:rsid w:val="00E211BC"/>
    <w:rsid w:val="00E259E2"/>
    <w:rsid w:val="00E25C0D"/>
    <w:rsid w:val="00E260CA"/>
    <w:rsid w:val="00E32199"/>
    <w:rsid w:val="00E3380C"/>
    <w:rsid w:val="00E3389B"/>
    <w:rsid w:val="00E33BAF"/>
    <w:rsid w:val="00E352E3"/>
    <w:rsid w:val="00E360DC"/>
    <w:rsid w:val="00E4599F"/>
    <w:rsid w:val="00E5007B"/>
    <w:rsid w:val="00E51035"/>
    <w:rsid w:val="00E563B7"/>
    <w:rsid w:val="00E57923"/>
    <w:rsid w:val="00E618FD"/>
    <w:rsid w:val="00E71035"/>
    <w:rsid w:val="00E74EB1"/>
    <w:rsid w:val="00E80D84"/>
    <w:rsid w:val="00E8116F"/>
    <w:rsid w:val="00E81C95"/>
    <w:rsid w:val="00E84864"/>
    <w:rsid w:val="00E90A26"/>
    <w:rsid w:val="00EA2F3F"/>
    <w:rsid w:val="00EA5A45"/>
    <w:rsid w:val="00EA71B6"/>
    <w:rsid w:val="00EB26FA"/>
    <w:rsid w:val="00EB6033"/>
    <w:rsid w:val="00EC1B13"/>
    <w:rsid w:val="00EC24D0"/>
    <w:rsid w:val="00EC5B97"/>
    <w:rsid w:val="00ED0EFC"/>
    <w:rsid w:val="00ED4D72"/>
    <w:rsid w:val="00ED4DB1"/>
    <w:rsid w:val="00ED4F81"/>
    <w:rsid w:val="00ED54C0"/>
    <w:rsid w:val="00ED6E20"/>
    <w:rsid w:val="00ED7DE8"/>
    <w:rsid w:val="00EE27FF"/>
    <w:rsid w:val="00EE28B0"/>
    <w:rsid w:val="00EE2C15"/>
    <w:rsid w:val="00EE341F"/>
    <w:rsid w:val="00EF2B6A"/>
    <w:rsid w:val="00EF4D81"/>
    <w:rsid w:val="00EF556A"/>
    <w:rsid w:val="00EF55D3"/>
    <w:rsid w:val="00F06093"/>
    <w:rsid w:val="00F1020A"/>
    <w:rsid w:val="00F109D4"/>
    <w:rsid w:val="00F10BF4"/>
    <w:rsid w:val="00F10DAD"/>
    <w:rsid w:val="00F1528E"/>
    <w:rsid w:val="00F15399"/>
    <w:rsid w:val="00F154EE"/>
    <w:rsid w:val="00F16026"/>
    <w:rsid w:val="00F2063D"/>
    <w:rsid w:val="00F215A9"/>
    <w:rsid w:val="00F22CED"/>
    <w:rsid w:val="00F23861"/>
    <w:rsid w:val="00F25D6A"/>
    <w:rsid w:val="00F26767"/>
    <w:rsid w:val="00F3093D"/>
    <w:rsid w:val="00F30B05"/>
    <w:rsid w:val="00F32293"/>
    <w:rsid w:val="00F3438F"/>
    <w:rsid w:val="00F346BD"/>
    <w:rsid w:val="00F37CF0"/>
    <w:rsid w:val="00F40D54"/>
    <w:rsid w:val="00F418B7"/>
    <w:rsid w:val="00F4544B"/>
    <w:rsid w:val="00F47D57"/>
    <w:rsid w:val="00F47DD1"/>
    <w:rsid w:val="00F57AF1"/>
    <w:rsid w:val="00F606CA"/>
    <w:rsid w:val="00F74BC1"/>
    <w:rsid w:val="00F763AD"/>
    <w:rsid w:val="00F77F8C"/>
    <w:rsid w:val="00F829C8"/>
    <w:rsid w:val="00F92D9D"/>
    <w:rsid w:val="00FA22D5"/>
    <w:rsid w:val="00FA24A9"/>
    <w:rsid w:val="00FA591E"/>
    <w:rsid w:val="00FB2584"/>
    <w:rsid w:val="00FB6F58"/>
    <w:rsid w:val="00FC5432"/>
    <w:rsid w:val="00FC5463"/>
    <w:rsid w:val="00FD5930"/>
    <w:rsid w:val="00FD6197"/>
    <w:rsid w:val="00FD7EE2"/>
    <w:rsid w:val="00FE3A83"/>
    <w:rsid w:val="00FE418E"/>
    <w:rsid w:val="00FE6737"/>
    <w:rsid w:val="00FE75A1"/>
    <w:rsid w:val="00FF6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FF7AC0"/>
  <w15:chartTrackingRefBased/>
  <w15:docId w15:val="{205AF196-5E59-4DC9-A749-1D6506B6C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4C56"/>
    <w:pPr>
      <w:keepNext/>
      <w:keepLines/>
      <w:spacing w:before="240" w:after="0" w:line="48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61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4C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64C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4C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464C56"/>
    <w:rPr>
      <w:color w:val="0000FF"/>
      <w:u w:val="single"/>
    </w:rPr>
  </w:style>
  <w:style w:type="paragraph" w:styleId="NoSpacing">
    <w:name w:val="No Spacing"/>
    <w:uiPriority w:val="1"/>
    <w:qFormat/>
    <w:rsid w:val="00464C56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464C56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4C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4C5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48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8F1"/>
  </w:style>
  <w:style w:type="paragraph" w:styleId="Footer">
    <w:name w:val="footer"/>
    <w:basedOn w:val="Normal"/>
    <w:link w:val="FooterChar"/>
    <w:uiPriority w:val="99"/>
    <w:unhideWhenUsed/>
    <w:rsid w:val="006048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8F1"/>
  </w:style>
  <w:style w:type="character" w:styleId="LineNumber">
    <w:name w:val="line number"/>
    <w:basedOn w:val="DefaultParagraphFont"/>
    <w:uiPriority w:val="99"/>
    <w:semiHidden/>
    <w:unhideWhenUsed/>
    <w:rsid w:val="0097570E"/>
  </w:style>
  <w:style w:type="character" w:customStyle="1" w:styleId="Heading2Char">
    <w:name w:val="Heading 2 Char"/>
    <w:basedOn w:val="DefaultParagraphFont"/>
    <w:link w:val="Heading2"/>
    <w:uiPriority w:val="9"/>
    <w:rsid w:val="00B961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61C95"/>
    <w:pPr>
      <w:ind w:left="720"/>
      <w:contextualSpacing/>
    </w:pPr>
  </w:style>
  <w:style w:type="table" w:styleId="TableGrid">
    <w:name w:val="Table Grid"/>
    <w:basedOn w:val="TableNormal"/>
    <w:uiPriority w:val="39"/>
    <w:rsid w:val="00602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B64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64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64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64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6488"/>
    <w:rPr>
      <w:b/>
      <w:bCs/>
      <w:sz w:val="20"/>
      <w:szCs w:val="20"/>
    </w:rPr>
  </w:style>
  <w:style w:type="paragraph" w:customStyle="1" w:styleId="EndNoteBibliographyTitle">
    <w:name w:val="EndNote Bibliography Title"/>
    <w:basedOn w:val="Normal"/>
    <w:link w:val="EndNoteBibliographyTitleChar"/>
    <w:rsid w:val="00564AF6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564AF6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564AF6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564AF6"/>
    <w:rPr>
      <w:rFonts w:ascii="Calibri" w:hAnsi="Calibri" w:cs="Calibri"/>
      <w:noProof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4544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37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3734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gd15mcfceub">
    <w:name w:val="gd15mcfceub"/>
    <w:basedOn w:val="DefaultParagraphFont"/>
    <w:rsid w:val="006E37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54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9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4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0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5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9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1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sv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microsoft.com/office/2016/09/relationships/commentsIds" Target="commentsIds.xml"/><Relationship Id="rId19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E546D5-0414-4406-BE5D-E208BF163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22</Pages>
  <Words>9106</Words>
  <Characters>51908</Characters>
  <Application>Microsoft Office Word</Application>
  <DocSecurity>0</DocSecurity>
  <Lines>432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Hanlon</dc:creator>
  <cp:keywords/>
  <dc:description/>
  <cp:lastModifiedBy>David McAllister</cp:lastModifiedBy>
  <cp:revision>184</cp:revision>
  <dcterms:created xsi:type="dcterms:W3CDTF">2020-11-10T23:33:00Z</dcterms:created>
  <dcterms:modified xsi:type="dcterms:W3CDTF">2020-12-04T00:27:00Z</dcterms:modified>
</cp:coreProperties>
</file>